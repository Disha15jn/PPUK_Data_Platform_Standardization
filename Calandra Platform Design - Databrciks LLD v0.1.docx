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000000"/>
          <w:sz w:val="22"/>
          <w:szCs w:val="22"/>
        </w:rPr>
        <w:id w:val="-79985623"/>
        <w:docPartObj>
          <w:docPartGallery w:val="Table of Contents"/>
          <w:docPartUnique/>
        </w:docPartObj>
      </w:sdtPr>
      <w:sdtEndPr>
        <w:rPr>
          <w:rFonts w:asciiTheme="minorHAnsi" w:hAnsiTheme="minorHAnsi"/>
          <w:noProof/>
          <w:color w:val="auto"/>
        </w:rPr>
      </w:sdtEndPr>
      <w:sdtContent>
        <w:p w14:paraId="62E32AE1" w14:textId="12846EE1" w:rsidR="00BD2ACE" w:rsidRDefault="00BD2ACE" w:rsidP="00C31E30">
          <w:pPr>
            <w:pStyle w:val="TOCHeading"/>
            <w:numPr>
              <w:ilvl w:val="0"/>
              <w:numId w:val="0"/>
            </w:numPr>
          </w:pPr>
          <w:r>
            <w:t>Table of Contents</w:t>
          </w:r>
        </w:p>
        <w:p w14:paraId="54AD2168" w14:textId="52256DE5" w:rsidR="00691812" w:rsidRDefault="00BD2ACE">
          <w:pPr>
            <w:pStyle w:val="TOC1"/>
            <w:tabs>
              <w:tab w:val="left" w:pos="440"/>
              <w:tab w:val="right" w:leader="dot" w:pos="9350"/>
            </w:tabs>
            <w:rPr>
              <w:rFonts w:asciiTheme="minorHAnsi" w:hAnsiTheme="minorHAnsi"/>
              <w:b w:val="0"/>
              <w:bCs w:val="0"/>
              <w:caps w:val="0"/>
              <w:noProof/>
              <w:color w:val="auto"/>
              <w:kern w:val="2"/>
              <w:sz w:val="24"/>
              <w:szCs w:val="24"/>
              <w:lang w:val="en-IN" w:eastAsia="en-IN"/>
              <w14:ligatures w14:val="standardContextual"/>
            </w:rPr>
          </w:pPr>
          <w:r>
            <w:fldChar w:fldCharType="begin"/>
          </w:r>
          <w:r>
            <w:instrText>TOC \o "1-3" \z \u \h</w:instrText>
          </w:r>
          <w:r>
            <w:fldChar w:fldCharType="separate"/>
          </w:r>
          <w:hyperlink w:anchor="_Toc243346130" w:history="1">
            <w:r w:rsidR="00691812" w:rsidRPr="00BD703B">
              <w:rPr>
                <w:rStyle w:val="Hyperlink"/>
                <w:noProof/>
              </w:rPr>
              <w:t>1.</w:t>
            </w:r>
            <w:r w:rsidR="00691812">
              <w:rPr>
                <w:rFonts w:asciiTheme="minorHAnsi" w:hAnsiTheme="minorHAnsi"/>
                <w:b w:val="0"/>
                <w:bCs w:val="0"/>
                <w:caps w:val="0"/>
                <w:noProof/>
                <w:color w:val="auto"/>
                <w:kern w:val="2"/>
                <w:sz w:val="24"/>
                <w:szCs w:val="24"/>
                <w:lang w:val="en-IN" w:eastAsia="en-IN"/>
                <w14:ligatures w14:val="standardContextual"/>
              </w:rPr>
              <w:tab/>
            </w:r>
            <w:r w:rsidR="00691812" w:rsidRPr="00BD703B">
              <w:rPr>
                <w:rStyle w:val="Hyperlink"/>
                <w:noProof/>
              </w:rPr>
              <w:t>Document Control</w:t>
            </w:r>
            <w:r w:rsidR="00691812">
              <w:rPr>
                <w:noProof/>
                <w:webHidden/>
              </w:rPr>
              <w:tab/>
            </w:r>
            <w:r w:rsidR="00691812">
              <w:rPr>
                <w:noProof/>
                <w:webHidden/>
              </w:rPr>
              <w:fldChar w:fldCharType="begin"/>
            </w:r>
            <w:r w:rsidR="00691812">
              <w:rPr>
                <w:noProof/>
                <w:webHidden/>
              </w:rPr>
              <w:instrText xml:space="preserve"> PAGEREF _Toc243346130 \h </w:instrText>
            </w:r>
            <w:r w:rsidR="00691812">
              <w:rPr>
                <w:noProof/>
                <w:webHidden/>
              </w:rPr>
            </w:r>
            <w:r w:rsidR="00691812">
              <w:rPr>
                <w:noProof/>
                <w:webHidden/>
              </w:rPr>
              <w:fldChar w:fldCharType="separate"/>
            </w:r>
            <w:r w:rsidR="00691812">
              <w:rPr>
                <w:noProof/>
                <w:webHidden/>
              </w:rPr>
              <w:t>2</w:t>
            </w:r>
            <w:r w:rsidR="00691812">
              <w:rPr>
                <w:noProof/>
                <w:webHidden/>
              </w:rPr>
              <w:fldChar w:fldCharType="end"/>
            </w:r>
          </w:hyperlink>
        </w:p>
        <w:p w14:paraId="10E77610" w14:textId="7003B1DA"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1" w:history="1">
            <w:r w:rsidRPr="00BD703B">
              <w:rPr>
                <w:rStyle w:val="Hyperlink"/>
                <w:noProof/>
              </w:rPr>
              <w:t>1.1.</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Target Audience</w:t>
            </w:r>
            <w:r>
              <w:rPr>
                <w:noProof/>
                <w:webHidden/>
              </w:rPr>
              <w:tab/>
            </w:r>
            <w:r>
              <w:rPr>
                <w:noProof/>
                <w:webHidden/>
              </w:rPr>
              <w:fldChar w:fldCharType="begin"/>
            </w:r>
            <w:r>
              <w:rPr>
                <w:noProof/>
                <w:webHidden/>
              </w:rPr>
              <w:instrText xml:space="preserve"> PAGEREF _Toc243346131 \h </w:instrText>
            </w:r>
            <w:r>
              <w:rPr>
                <w:noProof/>
                <w:webHidden/>
              </w:rPr>
            </w:r>
            <w:r>
              <w:rPr>
                <w:noProof/>
                <w:webHidden/>
              </w:rPr>
              <w:fldChar w:fldCharType="separate"/>
            </w:r>
            <w:r>
              <w:rPr>
                <w:noProof/>
                <w:webHidden/>
              </w:rPr>
              <w:t>2</w:t>
            </w:r>
            <w:r>
              <w:rPr>
                <w:noProof/>
                <w:webHidden/>
              </w:rPr>
              <w:fldChar w:fldCharType="end"/>
            </w:r>
          </w:hyperlink>
        </w:p>
        <w:p w14:paraId="1AA91124" w14:textId="7A38A5E9"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2" w:history="1">
            <w:r w:rsidRPr="00BD703B">
              <w:rPr>
                <w:rStyle w:val="Hyperlink"/>
                <w:noProof/>
              </w:rPr>
              <w:t>1.2.</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Reviewed By</w:t>
            </w:r>
            <w:r>
              <w:rPr>
                <w:noProof/>
                <w:webHidden/>
              </w:rPr>
              <w:tab/>
            </w:r>
            <w:r>
              <w:rPr>
                <w:noProof/>
                <w:webHidden/>
              </w:rPr>
              <w:fldChar w:fldCharType="begin"/>
            </w:r>
            <w:r>
              <w:rPr>
                <w:noProof/>
                <w:webHidden/>
              </w:rPr>
              <w:instrText xml:space="preserve"> PAGEREF _Toc243346132 \h </w:instrText>
            </w:r>
            <w:r>
              <w:rPr>
                <w:noProof/>
                <w:webHidden/>
              </w:rPr>
            </w:r>
            <w:r>
              <w:rPr>
                <w:noProof/>
                <w:webHidden/>
              </w:rPr>
              <w:fldChar w:fldCharType="separate"/>
            </w:r>
            <w:r>
              <w:rPr>
                <w:noProof/>
                <w:webHidden/>
              </w:rPr>
              <w:t>2</w:t>
            </w:r>
            <w:r>
              <w:rPr>
                <w:noProof/>
                <w:webHidden/>
              </w:rPr>
              <w:fldChar w:fldCharType="end"/>
            </w:r>
          </w:hyperlink>
        </w:p>
        <w:p w14:paraId="630356EF" w14:textId="7BB004BF"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3" w:history="1">
            <w:r w:rsidRPr="00BD703B">
              <w:rPr>
                <w:rStyle w:val="Hyperlink"/>
                <w:noProof/>
              </w:rPr>
              <w:t>1.3.</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Revision History</w:t>
            </w:r>
            <w:r>
              <w:rPr>
                <w:noProof/>
                <w:webHidden/>
              </w:rPr>
              <w:tab/>
            </w:r>
            <w:r>
              <w:rPr>
                <w:noProof/>
                <w:webHidden/>
              </w:rPr>
              <w:fldChar w:fldCharType="begin"/>
            </w:r>
            <w:r>
              <w:rPr>
                <w:noProof/>
                <w:webHidden/>
              </w:rPr>
              <w:instrText xml:space="preserve"> PAGEREF _Toc243346133 \h </w:instrText>
            </w:r>
            <w:r>
              <w:rPr>
                <w:noProof/>
                <w:webHidden/>
              </w:rPr>
            </w:r>
            <w:r>
              <w:rPr>
                <w:noProof/>
                <w:webHidden/>
              </w:rPr>
              <w:fldChar w:fldCharType="separate"/>
            </w:r>
            <w:r>
              <w:rPr>
                <w:noProof/>
                <w:webHidden/>
              </w:rPr>
              <w:t>2</w:t>
            </w:r>
            <w:r>
              <w:rPr>
                <w:noProof/>
                <w:webHidden/>
              </w:rPr>
              <w:fldChar w:fldCharType="end"/>
            </w:r>
          </w:hyperlink>
        </w:p>
        <w:p w14:paraId="122B0C42" w14:textId="30B61431"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4" w:history="1">
            <w:r w:rsidRPr="00BD703B">
              <w:rPr>
                <w:rStyle w:val="Hyperlink"/>
                <w:noProof/>
              </w:rPr>
              <w:t>1.4.</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Reference Documents</w:t>
            </w:r>
            <w:r>
              <w:rPr>
                <w:noProof/>
                <w:webHidden/>
              </w:rPr>
              <w:tab/>
            </w:r>
            <w:r>
              <w:rPr>
                <w:noProof/>
                <w:webHidden/>
              </w:rPr>
              <w:fldChar w:fldCharType="begin"/>
            </w:r>
            <w:r>
              <w:rPr>
                <w:noProof/>
                <w:webHidden/>
              </w:rPr>
              <w:instrText xml:space="preserve"> PAGEREF _Toc243346134 \h </w:instrText>
            </w:r>
            <w:r>
              <w:rPr>
                <w:noProof/>
                <w:webHidden/>
              </w:rPr>
            </w:r>
            <w:r>
              <w:rPr>
                <w:noProof/>
                <w:webHidden/>
              </w:rPr>
              <w:fldChar w:fldCharType="separate"/>
            </w:r>
            <w:r>
              <w:rPr>
                <w:noProof/>
                <w:webHidden/>
              </w:rPr>
              <w:t>2</w:t>
            </w:r>
            <w:r>
              <w:rPr>
                <w:noProof/>
                <w:webHidden/>
              </w:rPr>
              <w:fldChar w:fldCharType="end"/>
            </w:r>
          </w:hyperlink>
        </w:p>
        <w:p w14:paraId="1881F601" w14:textId="04E02FC4" w:rsidR="00691812" w:rsidRDefault="00691812">
          <w:pPr>
            <w:pStyle w:val="TOC1"/>
            <w:tabs>
              <w:tab w:val="left" w:pos="440"/>
              <w:tab w:val="right" w:leader="dot" w:pos="9350"/>
            </w:tabs>
            <w:rPr>
              <w:rFonts w:asciiTheme="minorHAnsi" w:hAnsiTheme="minorHAnsi"/>
              <w:b w:val="0"/>
              <w:bCs w:val="0"/>
              <w:caps w:val="0"/>
              <w:noProof/>
              <w:color w:val="auto"/>
              <w:kern w:val="2"/>
              <w:sz w:val="24"/>
              <w:szCs w:val="24"/>
              <w:lang w:val="en-IN" w:eastAsia="en-IN"/>
              <w14:ligatures w14:val="standardContextual"/>
            </w:rPr>
          </w:pPr>
          <w:hyperlink w:anchor="_Toc243346135" w:history="1">
            <w:r w:rsidRPr="00BD703B">
              <w:rPr>
                <w:rStyle w:val="Hyperlink"/>
                <w:noProof/>
              </w:rPr>
              <w:t>2.</w:t>
            </w:r>
            <w:r>
              <w:rPr>
                <w:rFonts w:asciiTheme="minorHAnsi" w:hAnsiTheme="minorHAnsi"/>
                <w:b w:val="0"/>
                <w:bCs w:val="0"/>
                <w:caps w:val="0"/>
                <w:noProof/>
                <w:color w:val="auto"/>
                <w:kern w:val="2"/>
                <w:sz w:val="24"/>
                <w:szCs w:val="24"/>
                <w:lang w:val="en-IN" w:eastAsia="en-IN"/>
                <w14:ligatures w14:val="standardContextual"/>
              </w:rPr>
              <w:tab/>
            </w:r>
            <w:r w:rsidRPr="00BD703B">
              <w:rPr>
                <w:rStyle w:val="Hyperlink"/>
                <w:noProof/>
              </w:rPr>
              <w:t>Introduction and Business Requirements</w:t>
            </w:r>
            <w:r>
              <w:rPr>
                <w:noProof/>
                <w:webHidden/>
              </w:rPr>
              <w:tab/>
            </w:r>
            <w:r>
              <w:rPr>
                <w:noProof/>
                <w:webHidden/>
              </w:rPr>
              <w:fldChar w:fldCharType="begin"/>
            </w:r>
            <w:r>
              <w:rPr>
                <w:noProof/>
                <w:webHidden/>
              </w:rPr>
              <w:instrText xml:space="preserve"> PAGEREF _Toc243346135 \h </w:instrText>
            </w:r>
            <w:r>
              <w:rPr>
                <w:noProof/>
                <w:webHidden/>
              </w:rPr>
            </w:r>
            <w:r>
              <w:rPr>
                <w:noProof/>
                <w:webHidden/>
              </w:rPr>
              <w:fldChar w:fldCharType="separate"/>
            </w:r>
            <w:r>
              <w:rPr>
                <w:noProof/>
                <w:webHidden/>
              </w:rPr>
              <w:t>3</w:t>
            </w:r>
            <w:r>
              <w:rPr>
                <w:noProof/>
                <w:webHidden/>
              </w:rPr>
              <w:fldChar w:fldCharType="end"/>
            </w:r>
          </w:hyperlink>
        </w:p>
        <w:p w14:paraId="4CC7366A" w14:textId="228816B8"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8" w:history="1">
            <w:r w:rsidRPr="00BD703B">
              <w:rPr>
                <w:rStyle w:val="Hyperlink"/>
                <w:noProof/>
              </w:rPr>
              <w:t>2.1.</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Document Scope</w:t>
            </w:r>
            <w:r>
              <w:rPr>
                <w:noProof/>
                <w:webHidden/>
              </w:rPr>
              <w:tab/>
            </w:r>
            <w:r>
              <w:rPr>
                <w:noProof/>
                <w:webHidden/>
              </w:rPr>
              <w:fldChar w:fldCharType="begin"/>
            </w:r>
            <w:r>
              <w:rPr>
                <w:noProof/>
                <w:webHidden/>
              </w:rPr>
              <w:instrText xml:space="preserve"> PAGEREF _Toc243346138 \h </w:instrText>
            </w:r>
            <w:r>
              <w:rPr>
                <w:noProof/>
                <w:webHidden/>
              </w:rPr>
            </w:r>
            <w:r>
              <w:rPr>
                <w:noProof/>
                <w:webHidden/>
              </w:rPr>
              <w:fldChar w:fldCharType="separate"/>
            </w:r>
            <w:r>
              <w:rPr>
                <w:noProof/>
                <w:webHidden/>
              </w:rPr>
              <w:t>3</w:t>
            </w:r>
            <w:r>
              <w:rPr>
                <w:noProof/>
                <w:webHidden/>
              </w:rPr>
              <w:fldChar w:fldCharType="end"/>
            </w:r>
          </w:hyperlink>
        </w:p>
        <w:p w14:paraId="117F673D" w14:textId="72C868DD"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39" w:history="1">
            <w:r w:rsidRPr="00BD703B">
              <w:rPr>
                <w:rStyle w:val="Hyperlink"/>
                <w:noProof/>
              </w:rPr>
              <w:t>2.2.</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Exclusions</w:t>
            </w:r>
            <w:r>
              <w:rPr>
                <w:noProof/>
                <w:webHidden/>
              </w:rPr>
              <w:tab/>
            </w:r>
            <w:r>
              <w:rPr>
                <w:noProof/>
                <w:webHidden/>
              </w:rPr>
              <w:fldChar w:fldCharType="begin"/>
            </w:r>
            <w:r>
              <w:rPr>
                <w:noProof/>
                <w:webHidden/>
              </w:rPr>
              <w:instrText xml:space="preserve"> PAGEREF _Toc243346139 \h </w:instrText>
            </w:r>
            <w:r>
              <w:rPr>
                <w:noProof/>
                <w:webHidden/>
              </w:rPr>
            </w:r>
            <w:r>
              <w:rPr>
                <w:noProof/>
                <w:webHidden/>
              </w:rPr>
              <w:fldChar w:fldCharType="separate"/>
            </w:r>
            <w:r>
              <w:rPr>
                <w:noProof/>
                <w:webHidden/>
              </w:rPr>
              <w:t>3</w:t>
            </w:r>
            <w:r>
              <w:rPr>
                <w:noProof/>
                <w:webHidden/>
              </w:rPr>
              <w:fldChar w:fldCharType="end"/>
            </w:r>
          </w:hyperlink>
        </w:p>
        <w:p w14:paraId="5FA843C2" w14:textId="7CA49B8A" w:rsidR="00691812" w:rsidRDefault="00691812">
          <w:pPr>
            <w:pStyle w:val="TOC1"/>
            <w:tabs>
              <w:tab w:val="left" w:pos="440"/>
              <w:tab w:val="right" w:leader="dot" w:pos="9350"/>
            </w:tabs>
            <w:rPr>
              <w:rFonts w:asciiTheme="minorHAnsi" w:hAnsiTheme="minorHAnsi"/>
              <w:b w:val="0"/>
              <w:bCs w:val="0"/>
              <w:caps w:val="0"/>
              <w:noProof/>
              <w:color w:val="auto"/>
              <w:kern w:val="2"/>
              <w:sz w:val="24"/>
              <w:szCs w:val="24"/>
              <w:lang w:val="en-IN" w:eastAsia="en-IN"/>
              <w14:ligatures w14:val="standardContextual"/>
            </w:rPr>
          </w:pPr>
          <w:hyperlink w:anchor="_Toc243346140" w:history="1">
            <w:r w:rsidRPr="00BD703B">
              <w:rPr>
                <w:rStyle w:val="Hyperlink"/>
                <w:noProof/>
              </w:rPr>
              <w:t>3.</w:t>
            </w:r>
            <w:r>
              <w:rPr>
                <w:rFonts w:asciiTheme="minorHAnsi" w:hAnsiTheme="minorHAnsi"/>
                <w:b w:val="0"/>
                <w:bCs w:val="0"/>
                <w:caps w:val="0"/>
                <w:noProof/>
                <w:color w:val="auto"/>
                <w:kern w:val="2"/>
                <w:sz w:val="24"/>
                <w:szCs w:val="24"/>
                <w:lang w:val="en-IN" w:eastAsia="en-IN"/>
                <w14:ligatures w14:val="standardContextual"/>
              </w:rPr>
              <w:tab/>
            </w:r>
            <w:r w:rsidRPr="00BD703B">
              <w:rPr>
                <w:rStyle w:val="Hyperlink"/>
                <w:noProof/>
              </w:rPr>
              <w:t>Data Bricks Technical Design</w:t>
            </w:r>
            <w:r>
              <w:rPr>
                <w:noProof/>
                <w:webHidden/>
              </w:rPr>
              <w:tab/>
            </w:r>
            <w:r>
              <w:rPr>
                <w:noProof/>
                <w:webHidden/>
              </w:rPr>
              <w:fldChar w:fldCharType="begin"/>
            </w:r>
            <w:r>
              <w:rPr>
                <w:noProof/>
                <w:webHidden/>
              </w:rPr>
              <w:instrText xml:space="preserve"> PAGEREF _Toc243346140 \h </w:instrText>
            </w:r>
            <w:r>
              <w:rPr>
                <w:noProof/>
                <w:webHidden/>
              </w:rPr>
            </w:r>
            <w:r>
              <w:rPr>
                <w:noProof/>
                <w:webHidden/>
              </w:rPr>
              <w:fldChar w:fldCharType="separate"/>
            </w:r>
            <w:r>
              <w:rPr>
                <w:noProof/>
                <w:webHidden/>
              </w:rPr>
              <w:t>3</w:t>
            </w:r>
            <w:r>
              <w:rPr>
                <w:noProof/>
                <w:webHidden/>
              </w:rPr>
              <w:fldChar w:fldCharType="end"/>
            </w:r>
          </w:hyperlink>
        </w:p>
        <w:p w14:paraId="553C56F2" w14:textId="7E8EC14B"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1" w:history="1">
            <w:r w:rsidRPr="00BD703B">
              <w:rPr>
                <w:rStyle w:val="Hyperlink"/>
                <w:noProof/>
              </w:rPr>
              <w:t>3.1.</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Solution Architecture</w:t>
            </w:r>
            <w:r>
              <w:rPr>
                <w:noProof/>
                <w:webHidden/>
              </w:rPr>
              <w:tab/>
            </w:r>
            <w:r>
              <w:rPr>
                <w:noProof/>
                <w:webHidden/>
              </w:rPr>
              <w:fldChar w:fldCharType="begin"/>
            </w:r>
            <w:r>
              <w:rPr>
                <w:noProof/>
                <w:webHidden/>
              </w:rPr>
              <w:instrText xml:space="preserve"> PAGEREF _Toc243346141 \h </w:instrText>
            </w:r>
            <w:r>
              <w:rPr>
                <w:noProof/>
                <w:webHidden/>
              </w:rPr>
            </w:r>
            <w:r>
              <w:rPr>
                <w:noProof/>
                <w:webHidden/>
              </w:rPr>
              <w:fldChar w:fldCharType="separate"/>
            </w:r>
            <w:r>
              <w:rPr>
                <w:noProof/>
                <w:webHidden/>
              </w:rPr>
              <w:t>3</w:t>
            </w:r>
            <w:r>
              <w:rPr>
                <w:noProof/>
                <w:webHidden/>
              </w:rPr>
              <w:fldChar w:fldCharType="end"/>
            </w:r>
          </w:hyperlink>
        </w:p>
        <w:p w14:paraId="06E06A38" w14:textId="4DC35D24"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2" w:history="1">
            <w:r w:rsidRPr="00BD703B">
              <w:rPr>
                <w:rStyle w:val="Hyperlink"/>
                <w:noProof/>
              </w:rPr>
              <w:t>3.2.</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Deployment Environments for Data Bricks</w:t>
            </w:r>
            <w:r>
              <w:rPr>
                <w:noProof/>
                <w:webHidden/>
              </w:rPr>
              <w:tab/>
            </w:r>
            <w:r>
              <w:rPr>
                <w:noProof/>
                <w:webHidden/>
              </w:rPr>
              <w:fldChar w:fldCharType="begin"/>
            </w:r>
            <w:r>
              <w:rPr>
                <w:noProof/>
                <w:webHidden/>
              </w:rPr>
              <w:instrText xml:space="preserve"> PAGEREF _Toc243346142 \h </w:instrText>
            </w:r>
            <w:r>
              <w:rPr>
                <w:noProof/>
                <w:webHidden/>
              </w:rPr>
            </w:r>
            <w:r>
              <w:rPr>
                <w:noProof/>
                <w:webHidden/>
              </w:rPr>
              <w:fldChar w:fldCharType="separate"/>
            </w:r>
            <w:r>
              <w:rPr>
                <w:noProof/>
                <w:webHidden/>
              </w:rPr>
              <w:t>4</w:t>
            </w:r>
            <w:r>
              <w:rPr>
                <w:noProof/>
                <w:webHidden/>
              </w:rPr>
              <w:fldChar w:fldCharType="end"/>
            </w:r>
          </w:hyperlink>
        </w:p>
        <w:p w14:paraId="6A5793D3" w14:textId="54DA9F7B" w:rsidR="00691812" w:rsidRDefault="00691812">
          <w:pPr>
            <w:pStyle w:val="TOC1"/>
            <w:tabs>
              <w:tab w:val="left" w:pos="440"/>
              <w:tab w:val="right" w:leader="dot" w:pos="9350"/>
            </w:tabs>
            <w:rPr>
              <w:rFonts w:asciiTheme="minorHAnsi" w:hAnsiTheme="minorHAnsi"/>
              <w:b w:val="0"/>
              <w:bCs w:val="0"/>
              <w:caps w:val="0"/>
              <w:noProof/>
              <w:color w:val="auto"/>
              <w:kern w:val="2"/>
              <w:sz w:val="24"/>
              <w:szCs w:val="24"/>
              <w:lang w:val="en-IN" w:eastAsia="en-IN"/>
              <w14:ligatures w14:val="standardContextual"/>
            </w:rPr>
          </w:pPr>
          <w:hyperlink w:anchor="_Toc243346143" w:history="1">
            <w:r w:rsidRPr="00BD703B">
              <w:rPr>
                <w:rStyle w:val="Hyperlink"/>
                <w:noProof/>
              </w:rPr>
              <w:t>4.</w:t>
            </w:r>
            <w:r>
              <w:rPr>
                <w:rFonts w:asciiTheme="minorHAnsi" w:hAnsiTheme="minorHAnsi"/>
                <w:b w:val="0"/>
                <w:bCs w:val="0"/>
                <w:caps w:val="0"/>
                <w:noProof/>
                <w:color w:val="auto"/>
                <w:kern w:val="2"/>
                <w:sz w:val="24"/>
                <w:szCs w:val="24"/>
                <w:lang w:val="en-IN" w:eastAsia="en-IN"/>
                <w14:ligatures w14:val="standardContextual"/>
              </w:rPr>
              <w:tab/>
            </w:r>
            <w:r w:rsidRPr="00BD703B">
              <w:rPr>
                <w:rStyle w:val="Hyperlink"/>
                <w:noProof/>
              </w:rPr>
              <w:t>Azure Landing Zone for DataBricks</w:t>
            </w:r>
            <w:r>
              <w:rPr>
                <w:noProof/>
                <w:webHidden/>
              </w:rPr>
              <w:tab/>
            </w:r>
            <w:r>
              <w:rPr>
                <w:noProof/>
                <w:webHidden/>
              </w:rPr>
              <w:fldChar w:fldCharType="begin"/>
            </w:r>
            <w:r>
              <w:rPr>
                <w:noProof/>
                <w:webHidden/>
              </w:rPr>
              <w:instrText xml:space="preserve"> PAGEREF _Toc243346143 \h </w:instrText>
            </w:r>
            <w:r>
              <w:rPr>
                <w:noProof/>
                <w:webHidden/>
              </w:rPr>
            </w:r>
            <w:r>
              <w:rPr>
                <w:noProof/>
                <w:webHidden/>
              </w:rPr>
              <w:fldChar w:fldCharType="separate"/>
            </w:r>
            <w:r>
              <w:rPr>
                <w:noProof/>
                <w:webHidden/>
              </w:rPr>
              <w:t>5</w:t>
            </w:r>
            <w:r>
              <w:rPr>
                <w:noProof/>
                <w:webHidden/>
              </w:rPr>
              <w:fldChar w:fldCharType="end"/>
            </w:r>
          </w:hyperlink>
        </w:p>
        <w:p w14:paraId="3CCEE94F" w14:textId="41B0CB6E"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4" w:history="1">
            <w:r w:rsidRPr="00BD703B">
              <w:rPr>
                <w:rStyle w:val="Hyperlink"/>
                <w:noProof/>
              </w:rPr>
              <w:t>4.1.</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Technical requirements</w:t>
            </w:r>
            <w:r>
              <w:rPr>
                <w:noProof/>
                <w:webHidden/>
              </w:rPr>
              <w:tab/>
            </w:r>
            <w:r>
              <w:rPr>
                <w:noProof/>
                <w:webHidden/>
              </w:rPr>
              <w:fldChar w:fldCharType="begin"/>
            </w:r>
            <w:r>
              <w:rPr>
                <w:noProof/>
                <w:webHidden/>
              </w:rPr>
              <w:instrText xml:space="preserve"> PAGEREF _Toc243346144 \h </w:instrText>
            </w:r>
            <w:r>
              <w:rPr>
                <w:noProof/>
                <w:webHidden/>
              </w:rPr>
            </w:r>
            <w:r>
              <w:rPr>
                <w:noProof/>
                <w:webHidden/>
              </w:rPr>
              <w:fldChar w:fldCharType="separate"/>
            </w:r>
            <w:r>
              <w:rPr>
                <w:noProof/>
                <w:webHidden/>
              </w:rPr>
              <w:t>5</w:t>
            </w:r>
            <w:r>
              <w:rPr>
                <w:noProof/>
                <w:webHidden/>
              </w:rPr>
              <w:fldChar w:fldCharType="end"/>
            </w:r>
          </w:hyperlink>
        </w:p>
        <w:p w14:paraId="68D94580" w14:textId="5E566BB0"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5" w:history="1">
            <w:r w:rsidRPr="00BD703B">
              <w:rPr>
                <w:rStyle w:val="Hyperlink"/>
                <w:noProof/>
              </w:rPr>
              <w:t>4.2.</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Azure Landing zone Design</w:t>
            </w:r>
            <w:r>
              <w:rPr>
                <w:noProof/>
                <w:webHidden/>
              </w:rPr>
              <w:tab/>
            </w:r>
            <w:r>
              <w:rPr>
                <w:noProof/>
                <w:webHidden/>
              </w:rPr>
              <w:fldChar w:fldCharType="begin"/>
            </w:r>
            <w:r>
              <w:rPr>
                <w:noProof/>
                <w:webHidden/>
              </w:rPr>
              <w:instrText xml:space="preserve"> PAGEREF _Toc243346145 \h </w:instrText>
            </w:r>
            <w:r>
              <w:rPr>
                <w:noProof/>
                <w:webHidden/>
              </w:rPr>
            </w:r>
            <w:r>
              <w:rPr>
                <w:noProof/>
                <w:webHidden/>
              </w:rPr>
              <w:fldChar w:fldCharType="separate"/>
            </w:r>
            <w:r>
              <w:rPr>
                <w:noProof/>
                <w:webHidden/>
              </w:rPr>
              <w:t>5</w:t>
            </w:r>
            <w:r>
              <w:rPr>
                <w:noProof/>
                <w:webHidden/>
              </w:rPr>
              <w:fldChar w:fldCharType="end"/>
            </w:r>
          </w:hyperlink>
        </w:p>
        <w:p w14:paraId="724C3C7A" w14:textId="7E6BBF74"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6" w:history="1">
            <w:r w:rsidRPr="00BD703B">
              <w:rPr>
                <w:rStyle w:val="Hyperlink"/>
                <w:noProof/>
              </w:rPr>
              <w:t>4.3.</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Ownership</w:t>
            </w:r>
            <w:r>
              <w:rPr>
                <w:noProof/>
                <w:webHidden/>
              </w:rPr>
              <w:tab/>
            </w:r>
            <w:r>
              <w:rPr>
                <w:noProof/>
                <w:webHidden/>
              </w:rPr>
              <w:fldChar w:fldCharType="begin"/>
            </w:r>
            <w:r>
              <w:rPr>
                <w:noProof/>
                <w:webHidden/>
              </w:rPr>
              <w:instrText xml:space="preserve"> PAGEREF _Toc243346146 \h </w:instrText>
            </w:r>
            <w:r>
              <w:rPr>
                <w:noProof/>
                <w:webHidden/>
              </w:rPr>
            </w:r>
            <w:r>
              <w:rPr>
                <w:noProof/>
                <w:webHidden/>
              </w:rPr>
              <w:fldChar w:fldCharType="separate"/>
            </w:r>
            <w:r>
              <w:rPr>
                <w:noProof/>
                <w:webHidden/>
              </w:rPr>
              <w:t>5</w:t>
            </w:r>
            <w:r>
              <w:rPr>
                <w:noProof/>
                <w:webHidden/>
              </w:rPr>
              <w:fldChar w:fldCharType="end"/>
            </w:r>
          </w:hyperlink>
        </w:p>
        <w:p w14:paraId="71B9139F" w14:textId="46A7BA29"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7" w:history="1">
            <w:r w:rsidRPr="00BD703B">
              <w:rPr>
                <w:rStyle w:val="Hyperlink"/>
                <w:noProof/>
              </w:rPr>
              <w:t>4.4.</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CIDR Pool Allocation</w:t>
            </w:r>
            <w:r>
              <w:rPr>
                <w:noProof/>
                <w:webHidden/>
              </w:rPr>
              <w:tab/>
            </w:r>
            <w:r>
              <w:rPr>
                <w:noProof/>
                <w:webHidden/>
              </w:rPr>
              <w:fldChar w:fldCharType="begin"/>
            </w:r>
            <w:r>
              <w:rPr>
                <w:noProof/>
                <w:webHidden/>
              </w:rPr>
              <w:instrText xml:space="preserve"> PAGEREF _Toc243346147 \h </w:instrText>
            </w:r>
            <w:r>
              <w:rPr>
                <w:noProof/>
                <w:webHidden/>
              </w:rPr>
            </w:r>
            <w:r>
              <w:rPr>
                <w:noProof/>
                <w:webHidden/>
              </w:rPr>
              <w:fldChar w:fldCharType="separate"/>
            </w:r>
            <w:r>
              <w:rPr>
                <w:noProof/>
                <w:webHidden/>
              </w:rPr>
              <w:t>5</w:t>
            </w:r>
            <w:r>
              <w:rPr>
                <w:noProof/>
                <w:webHidden/>
              </w:rPr>
              <w:fldChar w:fldCharType="end"/>
            </w:r>
          </w:hyperlink>
        </w:p>
        <w:p w14:paraId="6432ABFA" w14:textId="5980CE8B"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8" w:history="1">
            <w:r w:rsidRPr="00BD703B">
              <w:rPr>
                <w:rStyle w:val="Hyperlink"/>
                <w:noProof/>
              </w:rPr>
              <w:t>4.5.</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Subscriptions</w:t>
            </w:r>
            <w:r>
              <w:rPr>
                <w:noProof/>
                <w:webHidden/>
              </w:rPr>
              <w:tab/>
            </w:r>
            <w:r>
              <w:rPr>
                <w:noProof/>
                <w:webHidden/>
              </w:rPr>
              <w:fldChar w:fldCharType="begin"/>
            </w:r>
            <w:r>
              <w:rPr>
                <w:noProof/>
                <w:webHidden/>
              </w:rPr>
              <w:instrText xml:space="preserve"> PAGEREF _Toc243346148 \h </w:instrText>
            </w:r>
            <w:r>
              <w:rPr>
                <w:noProof/>
                <w:webHidden/>
              </w:rPr>
            </w:r>
            <w:r>
              <w:rPr>
                <w:noProof/>
                <w:webHidden/>
              </w:rPr>
              <w:fldChar w:fldCharType="separate"/>
            </w:r>
            <w:r>
              <w:rPr>
                <w:noProof/>
                <w:webHidden/>
              </w:rPr>
              <w:t>6</w:t>
            </w:r>
            <w:r>
              <w:rPr>
                <w:noProof/>
                <w:webHidden/>
              </w:rPr>
              <w:fldChar w:fldCharType="end"/>
            </w:r>
          </w:hyperlink>
        </w:p>
        <w:p w14:paraId="06FC8159" w14:textId="05B8108C"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49" w:history="1">
            <w:r w:rsidRPr="00BD703B">
              <w:rPr>
                <w:rStyle w:val="Hyperlink"/>
                <w:noProof/>
              </w:rPr>
              <w:t>4.6.</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Development Subscription (Internal)</w:t>
            </w:r>
            <w:r>
              <w:rPr>
                <w:noProof/>
                <w:webHidden/>
              </w:rPr>
              <w:tab/>
            </w:r>
            <w:r>
              <w:rPr>
                <w:noProof/>
                <w:webHidden/>
              </w:rPr>
              <w:fldChar w:fldCharType="begin"/>
            </w:r>
            <w:r>
              <w:rPr>
                <w:noProof/>
                <w:webHidden/>
              </w:rPr>
              <w:instrText xml:space="preserve"> PAGEREF _Toc243346149 \h </w:instrText>
            </w:r>
            <w:r>
              <w:rPr>
                <w:noProof/>
                <w:webHidden/>
              </w:rPr>
            </w:r>
            <w:r>
              <w:rPr>
                <w:noProof/>
                <w:webHidden/>
              </w:rPr>
              <w:fldChar w:fldCharType="separate"/>
            </w:r>
            <w:r>
              <w:rPr>
                <w:noProof/>
                <w:webHidden/>
              </w:rPr>
              <w:t>9</w:t>
            </w:r>
            <w:r>
              <w:rPr>
                <w:noProof/>
                <w:webHidden/>
              </w:rPr>
              <w:fldChar w:fldCharType="end"/>
            </w:r>
          </w:hyperlink>
        </w:p>
        <w:p w14:paraId="1FFAD98C" w14:textId="495E8551"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0" w:history="1">
            <w:r w:rsidRPr="00BD703B">
              <w:rPr>
                <w:rStyle w:val="Hyperlink"/>
                <w:noProof/>
              </w:rPr>
              <w:t>4.6.1.</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Resource Groups – Development Internal</w:t>
            </w:r>
            <w:r>
              <w:rPr>
                <w:noProof/>
                <w:webHidden/>
              </w:rPr>
              <w:tab/>
            </w:r>
            <w:r>
              <w:rPr>
                <w:noProof/>
                <w:webHidden/>
              </w:rPr>
              <w:fldChar w:fldCharType="begin"/>
            </w:r>
            <w:r>
              <w:rPr>
                <w:noProof/>
                <w:webHidden/>
              </w:rPr>
              <w:instrText xml:space="preserve"> PAGEREF _Toc243346150 \h </w:instrText>
            </w:r>
            <w:r>
              <w:rPr>
                <w:noProof/>
                <w:webHidden/>
              </w:rPr>
            </w:r>
            <w:r>
              <w:rPr>
                <w:noProof/>
                <w:webHidden/>
              </w:rPr>
              <w:fldChar w:fldCharType="separate"/>
            </w:r>
            <w:r>
              <w:rPr>
                <w:noProof/>
                <w:webHidden/>
              </w:rPr>
              <w:t>9</w:t>
            </w:r>
            <w:r>
              <w:rPr>
                <w:noProof/>
                <w:webHidden/>
              </w:rPr>
              <w:fldChar w:fldCharType="end"/>
            </w:r>
          </w:hyperlink>
        </w:p>
        <w:p w14:paraId="75789BC2" w14:textId="4768409B"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1" w:history="1">
            <w:r w:rsidRPr="00BD703B">
              <w:rPr>
                <w:rStyle w:val="Hyperlink"/>
                <w:noProof/>
              </w:rPr>
              <w:t>4.6.2.</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Virtual Network- development Internal</w:t>
            </w:r>
            <w:r>
              <w:rPr>
                <w:noProof/>
                <w:webHidden/>
              </w:rPr>
              <w:tab/>
            </w:r>
            <w:r>
              <w:rPr>
                <w:noProof/>
                <w:webHidden/>
              </w:rPr>
              <w:fldChar w:fldCharType="begin"/>
            </w:r>
            <w:r>
              <w:rPr>
                <w:noProof/>
                <w:webHidden/>
              </w:rPr>
              <w:instrText xml:space="preserve"> PAGEREF _Toc243346151 \h </w:instrText>
            </w:r>
            <w:r>
              <w:rPr>
                <w:noProof/>
                <w:webHidden/>
              </w:rPr>
            </w:r>
            <w:r>
              <w:rPr>
                <w:noProof/>
                <w:webHidden/>
              </w:rPr>
              <w:fldChar w:fldCharType="separate"/>
            </w:r>
            <w:r>
              <w:rPr>
                <w:noProof/>
                <w:webHidden/>
              </w:rPr>
              <w:t>10</w:t>
            </w:r>
            <w:r>
              <w:rPr>
                <w:noProof/>
                <w:webHidden/>
              </w:rPr>
              <w:fldChar w:fldCharType="end"/>
            </w:r>
          </w:hyperlink>
        </w:p>
        <w:p w14:paraId="2EFC61C1" w14:textId="1ACA0145"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2" w:history="1">
            <w:r w:rsidRPr="00BD703B">
              <w:rPr>
                <w:rStyle w:val="Hyperlink"/>
                <w:noProof/>
              </w:rPr>
              <w:t>4.6.3.</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Subnet – Development Internal</w:t>
            </w:r>
            <w:r>
              <w:rPr>
                <w:noProof/>
                <w:webHidden/>
              </w:rPr>
              <w:tab/>
            </w:r>
            <w:r>
              <w:rPr>
                <w:noProof/>
                <w:webHidden/>
              </w:rPr>
              <w:fldChar w:fldCharType="begin"/>
            </w:r>
            <w:r>
              <w:rPr>
                <w:noProof/>
                <w:webHidden/>
              </w:rPr>
              <w:instrText xml:space="preserve"> PAGEREF _Toc243346152 \h </w:instrText>
            </w:r>
            <w:r>
              <w:rPr>
                <w:noProof/>
                <w:webHidden/>
              </w:rPr>
            </w:r>
            <w:r>
              <w:rPr>
                <w:noProof/>
                <w:webHidden/>
              </w:rPr>
              <w:fldChar w:fldCharType="separate"/>
            </w:r>
            <w:r>
              <w:rPr>
                <w:noProof/>
                <w:webHidden/>
              </w:rPr>
              <w:t>10</w:t>
            </w:r>
            <w:r>
              <w:rPr>
                <w:noProof/>
                <w:webHidden/>
              </w:rPr>
              <w:fldChar w:fldCharType="end"/>
            </w:r>
          </w:hyperlink>
        </w:p>
        <w:p w14:paraId="233F01C1" w14:textId="4D1C9A13"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3" w:history="1">
            <w:r w:rsidRPr="00BD703B">
              <w:rPr>
                <w:rStyle w:val="Hyperlink"/>
                <w:noProof/>
              </w:rPr>
              <w:t>4.6.4.</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Network Security Group (NSG)</w:t>
            </w:r>
            <w:r>
              <w:rPr>
                <w:noProof/>
                <w:webHidden/>
              </w:rPr>
              <w:tab/>
            </w:r>
            <w:r>
              <w:rPr>
                <w:noProof/>
                <w:webHidden/>
              </w:rPr>
              <w:fldChar w:fldCharType="begin"/>
            </w:r>
            <w:r>
              <w:rPr>
                <w:noProof/>
                <w:webHidden/>
              </w:rPr>
              <w:instrText xml:space="preserve"> PAGEREF _Toc243346153 \h </w:instrText>
            </w:r>
            <w:r>
              <w:rPr>
                <w:noProof/>
                <w:webHidden/>
              </w:rPr>
            </w:r>
            <w:r>
              <w:rPr>
                <w:noProof/>
                <w:webHidden/>
              </w:rPr>
              <w:fldChar w:fldCharType="separate"/>
            </w:r>
            <w:r>
              <w:rPr>
                <w:noProof/>
                <w:webHidden/>
              </w:rPr>
              <w:t>11</w:t>
            </w:r>
            <w:r>
              <w:rPr>
                <w:noProof/>
                <w:webHidden/>
              </w:rPr>
              <w:fldChar w:fldCharType="end"/>
            </w:r>
          </w:hyperlink>
        </w:p>
        <w:p w14:paraId="43331E62" w14:textId="54BD4FB1"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54" w:history="1">
            <w:r w:rsidRPr="00BD703B">
              <w:rPr>
                <w:rStyle w:val="Hyperlink"/>
                <w:noProof/>
              </w:rPr>
              <w:t>4.7.</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Development Subscription (External)</w:t>
            </w:r>
            <w:r>
              <w:rPr>
                <w:noProof/>
                <w:webHidden/>
              </w:rPr>
              <w:tab/>
            </w:r>
            <w:r>
              <w:rPr>
                <w:noProof/>
                <w:webHidden/>
              </w:rPr>
              <w:fldChar w:fldCharType="begin"/>
            </w:r>
            <w:r>
              <w:rPr>
                <w:noProof/>
                <w:webHidden/>
              </w:rPr>
              <w:instrText xml:space="preserve"> PAGEREF _Toc243346154 \h </w:instrText>
            </w:r>
            <w:r>
              <w:rPr>
                <w:noProof/>
                <w:webHidden/>
              </w:rPr>
            </w:r>
            <w:r>
              <w:rPr>
                <w:noProof/>
                <w:webHidden/>
              </w:rPr>
              <w:fldChar w:fldCharType="separate"/>
            </w:r>
            <w:r>
              <w:rPr>
                <w:noProof/>
                <w:webHidden/>
              </w:rPr>
              <w:t>15</w:t>
            </w:r>
            <w:r>
              <w:rPr>
                <w:noProof/>
                <w:webHidden/>
              </w:rPr>
              <w:fldChar w:fldCharType="end"/>
            </w:r>
          </w:hyperlink>
        </w:p>
        <w:p w14:paraId="1B216434" w14:textId="109E3AD6"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55" w:history="1">
            <w:r w:rsidRPr="00BD703B">
              <w:rPr>
                <w:rStyle w:val="Hyperlink"/>
                <w:noProof/>
              </w:rPr>
              <w:t>4.8.</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Resource Tagging</w:t>
            </w:r>
            <w:r>
              <w:rPr>
                <w:noProof/>
                <w:webHidden/>
              </w:rPr>
              <w:tab/>
            </w:r>
            <w:r>
              <w:rPr>
                <w:noProof/>
                <w:webHidden/>
              </w:rPr>
              <w:fldChar w:fldCharType="begin"/>
            </w:r>
            <w:r>
              <w:rPr>
                <w:noProof/>
                <w:webHidden/>
              </w:rPr>
              <w:instrText xml:space="preserve"> PAGEREF _Toc243346155 \h </w:instrText>
            </w:r>
            <w:r>
              <w:rPr>
                <w:noProof/>
                <w:webHidden/>
              </w:rPr>
            </w:r>
            <w:r>
              <w:rPr>
                <w:noProof/>
                <w:webHidden/>
              </w:rPr>
              <w:fldChar w:fldCharType="separate"/>
            </w:r>
            <w:r>
              <w:rPr>
                <w:noProof/>
                <w:webHidden/>
              </w:rPr>
              <w:t>15</w:t>
            </w:r>
            <w:r>
              <w:rPr>
                <w:noProof/>
                <w:webHidden/>
              </w:rPr>
              <w:fldChar w:fldCharType="end"/>
            </w:r>
          </w:hyperlink>
        </w:p>
        <w:p w14:paraId="6B0DE71F" w14:textId="428D520D"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56" w:history="1">
            <w:r w:rsidRPr="00BD703B">
              <w:rPr>
                <w:rStyle w:val="Hyperlink"/>
                <w:noProof/>
              </w:rPr>
              <w:t>4.9.</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Private Endpoints</w:t>
            </w:r>
            <w:r>
              <w:rPr>
                <w:noProof/>
                <w:webHidden/>
              </w:rPr>
              <w:tab/>
            </w:r>
            <w:r>
              <w:rPr>
                <w:noProof/>
                <w:webHidden/>
              </w:rPr>
              <w:fldChar w:fldCharType="begin"/>
            </w:r>
            <w:r>
              <w:rPr>
                <w:noProof/>
                <w:webHidden/>
              </w:rPr>
              <w:instrText xml:space="preserve"> PAGEREF _Toc243346156 \h </w:instrText>
            </w:r>
            <w:r>
              <w:rPr>
                <w:noProof/>
                <w:webHidden/>
              </w:rPr>
            </w:r>
            <w:r>
              <w:rPr>
                <w:noProof/>
                <w:webHidden/>
              </w:rPr>
              <w:fldChar w:fldCharType="separate"/>
            </w:r>
            <w:r>
              <w:rPr>
                <w:noProof/>
                <w:webHidden/>
              </w:rPr>
              <w:t>15</w:t>
            </w:r>
            <w:r>
              <w:rPr>
                <w:noProof/>
                <w:webHidden/>
              </w:rPr>
              <w:fldChar w:fldCharType="end"/>
            </w:r>
          </w:hyperlink>
        </w:p>
        <w:p w14:paraId="0F686E00" w14:textId="6569AE12"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7" w:history="1">
            <w:r w:rsidRPr="00BD703B">
              <w:rPr>
                <w:rStyle w:val="Hyperlink"/>
                <w:noProof/>
              </w:rPr>
              <w:t>4.9.1.</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Security, Access &amp; Private Endpoints</w:t>
            </w:r>
            <w:r>
              <w:rPr>
                <w:noProof/>
                <w:webHidden/>
              </w:rPr>
              <w:tab/>
            </w:r>
            <w:r>
              <w:rPr>
                <w:noProof/>
                <w:webHidden/>
              </w:rPr>
              <w:fldChar w:fldCharType="begin"/>
            </w:r>
            <w:r>
              <w:rPr>
                <w:noProof/>
                <w:webHidden/>
              </w:rPr>
              <w:instrText xml:space="preserve"> PAGEREF _Toc243346157 \h </w:instrText>
            </w:r>
            <w:r>
              <w:rPr>
                <w:noProof/>
                <w:webHidden/>
              </w:rPr>
            </w:r>
            <w:r>
              <w:rPr>
                <w:noProof/>
                <w:webHidden/>
              </w:rPr>
              <w:fldChar w:fldCharType="separate"/>
            </w:r>
            <w:r>
              <w:rPr>
                <w:noProof/>
                <w:webHidden/>
              </w:rPr>
              <w:t>15</w:t>
            </w:r>
            <w:r>
              <w:rPr>
                <w:noProof/>
                <w:webHidden/>
              </w:rPr>
              <w:fldChar w:fldCharType="end"/>
            </w:r>
          </w:hyperlink>
        </w:p>
        <w:p w14:paraId="3450B278" w14:textId="38153C99"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8" w:history="1">
            <w:r w:rsidRPr="00BD703B">
              <w:rPr>
                <w:rStyle w:val="Hyperlink"/>
                <w:noProof/>
              </w:rPr>
              <w:t>4.9.2.</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Private Endpoint-Enabled Resources</w:t>
            </w:r>
            <w:r>
              <w:rPr>
                <w:noProof/>
                <w:webHidden/>
              </w:rPr>
              <w:tab/>
            </w:r>
            <w:r>
              <w:rPr>
                <w:noProof/>
                <w:webHidden/>
              </w:rPr>
              <w:fldChar w:fldCharType="begin"/>
            </w:r>
            <w:r>
              <w:rPr>
                <w:noProof/>
                <w:webHidden/>
              </w:rPr>
              <w:instrText xml:space="preserve"> PAGEREF _Toc243346158 \h </w:instrText>
            </w:r>
            <w:r>
              <w:rPr>
                <w:noProof/>
                <w:webHidden/>
              </w:rPr>
            </w:r>
            <w:r>
              <w:rPr>
                <w:noProof/>
                <w:webHidden/>
              </w:rPr>
              <w:fldChar w:fldCharType="separate"/>
            </w:r>
            <w:r>
              <w:rPr>
                <w:noProof/>
                <w:webHidden/>
              </w:rPr>
              <w:t>15</w:t>
            </w:r>
            <w:r>
              <w:rPr>
                <w:noProof/>
                <w:webHidden/>
              </w:rPr>
              <w:fldChar w:fldCharType="end"/>
            </w:r>
          </w:hyperlink>
        </w:p>
        <w:p w14:paraId="16DB6F7A" w14:textId="3F6DB59D"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59" w:history="1">
            <w:r w:rsidRPr="00BD703B">
              <w:rPr>
                <w:rStyle w:val="Hyperlink"/>
                <w:noProof/>
              </w:rPr>
              <w:t>4.9.3.</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DNS &amp; Name Resolution – Hub-Centric</w:t>
            </w:r>
            <w:r>
              <w:rPr>
                <w:noProof/>
                <w:webHidden/>
              </w:rPr>
              <w:tab/>
            </w:r>
            <w:r>
              <w:rPr>
                <w:noProof/>
                <w:webHidden/>
              </w:rPr>
              <w:fldChar w:fldCharType="begin"/>
            </w:r>
            <w:r>
              <w:rPr>
                <w:noProof/>
                <w:webHidden/>
              </w:rPr>
              <w:instrText xml:space="preserve"> PAGEREF _Toc243346159 \h </w:instrText>
            </w:r>
            <w:r>
              <w:rPr>
                <w:noProof/>
                <w:webHidden/>
              </w:rPr>
            </w:r>
            <w:r>
              <w:rPr>
                <w:noProof/>
                <w:webHidden/>
              </w:rPr>
              <w:fldChar w:fldCharType="separate"/>
            </w:r>
            <w:r>
              <w:rPr>
                <w:noProof/>
                <w:webHidden/>
              </w:rPr>
              <w:t>16</w:t>
            </w:r>
            <w:r>
              <w:rPr>
                <w:noProof/>
                <w:webHidden/>
              </w:rPr>
              <w:fldChar w:fldCharType="end"/>
            </w:r>
          </w:hyperlink>
        </w:p>
        <w:p w14:paraId="7B50528A" w14:textId="36914738" w:rsidR="00691812" w:rsidRDefault="00691812">
          <w:pPr>
            <w:pStyle w:val="TOC3"/>
            <w:tabs>
              <w:tab w:val="left" w:pos="1320"/>
              <w:tab w:val="right" w:leader="dot" w:pos="9350"/>
            </w:tabs>
            <w:rPr>
              <w:rFonts w:asciiTheme="minorHAnsi" w:hAnsiTheme="minorHAnsi"/>
              <w:i w:val="0"/>
              <w:iCs w:val="0"/>
              <w:noProof/>
              <w:color w:val="auto"/>
              <w:kern w:val="2"/>
              <w:sz w:val="24"/>
              <w:szCs w:val="24"/>
              <w:lang w:val="en-IN" w:eastAsia="en-IN"/>
              <w14:ligatures w14:val="standardContextual"/>
            </w:rPr>
          </w:pPr>
          <w:hyperlink w:anchor="_Toc243346160" w:history="1">
            <w:r w:rsidRPr="00BD703B">
              <w:rPr>
                <w:rStyle w:val="Hyperlink"/>
                <w:noProof/>
              </w:rPr>
              <w:t>4.9.4.</w:t>
            </w:r>
            <w:r>
              <w:rPr>
                <w:rFonts w:asciiTheme="minorHAnsi" w:hAnsiTheme="minorHAnsi"/>
                <w:i w:val="0"/>
                <w:iCs w:val="0"/>
                <w:noProof/>
                <w:color w:val="auto"/>
                <w:kern w:val="2"/>
                <w:sz w:val="24"/>
                <w:szCs w:val="24"/>
                <w:lang w:val="en-IN" w:eastAsia="en-IN"/>
                <w14:ligatures w14:val="standardContextual"/>
              </w:rPr>
              <w:tab/>
            </w:r>
            <w:r w:rsidRPr="00BD703B">
              <w:rPr>
                <w:rStyle w:val="Hyperlink"/>
                <w:noProof/>
              </w:rPr>
              <w:t>Backup &amp; Installables – Private Storage</w:t>
            </w:r>
            <w:r>
              <w:rPr>
                <w:noProof/>
                <w:webHidden/>
              </w:rPr>
              <w:tab/>
            </w:r>
            <w:r>
              <w:rPr>
                <w:noProof/>
                <w:webHidden/>
              </w:rPr>
              <w:fldChar w:fldCharType="begin"/>
            </w:r>
            <w:r>
              <w:rPr>
                <w:noProof/>
                <w:webHidden/>
              </w:rPr>
              <w:instrText xml:space="preserve"> PAGEREF _Toc243346160 \h </w:instrText>
            </w:r>
            <w:r>
              <w:rPr>
                <w:noProof/>
                <w:webHidden/>
              </w:rPr>
            </w:r>
            <w:r>
              <w:rPr>
                <w:noProof/>
                <w:webHidden/>
              </w:rPr>
              <w:fldChar w:fldCharType="separate"/>
            </w:r>
            <w:r>
              <w:rPr>
                <w:noProof/>
                <w:webHidden/>
              </w:rPr>
              <w:t>16</w:t>
            </w:r>
            <w:r>
              <w:rPr>
                <w:noProof/>
                <w:webHidden/>
              </w:rPr>
              <w:fldChar w:fldCharType="end"/>
            </w:r>
          </w:hyperlink>
        </w:p>
        <w:p w14:paraId="537B7350" w14:textId="27D7CBA6"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61" w:history="1">
            <w:r w:rsidRPr="00BD703B">
              <w:rPr>
                <w:rStyle w:val="Hyperlink"/>
                <w:noProof/>
              </w:rPr>
              <w:t>4.10.</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Disaster Recovery &lt;to be conformed&gt;</w:t>
            </w:r>
            <w:r>
              <w:rPr>
                <w:noProof/>
                <w:webHidden/>
              </w:rPr>
              <w:tab/>
            </w:r>
            <w:r>
              <w:rPr>
                <w:noProof/>
                <w:webHidden/>
              </w:rPr>
              <w:fldChar w:fldCharType="begin"/>
            </w:r>
            <w:r>
              <w:rPr>
                <w:noProof/>
                <w:webHidden/>
              </w:rPr>
              <w:instrText xml:space="preserve"> PAGEREF _Toc243346161 \h </w:instrText>
            </w:r>
            <w:r>
              <w:rPr>
                <w:noProof/>
                <w:webHidden/>
              </w:rPr>
            </w:r>
            <w:r>
              <w:rPr>
                <w:noProof/>
                <w:webHidden/>
              </w:rPr>
              <w:fldChar w:fldCharType="separate"/>
            </w:r>
            <w:r>
              <w:rPr>
                <w:noProof/>
                <w:webHidden/>
              </w:rPr>
              <w:t>17</w:t>
            </w:r>
            <w:r>
              <w:rPr>
                <w:noProof/>
                <w:webHidden/>
              </w:rPr>
              <w:fldChar w:fldCharType="end"/>
            </w:r>
          </w:hyperlink>
        </w:p>
        <w:p w14:paraId="4203B594" w14:textId="1E855F91" w:rsidR="00691812" w:rsidRDefault="00691812">
          <w:pPr>
            <w:pStyle w:val="TOC1"/>
            <w:tabs>
              <w:tab w:val="left" w:pos="440"/>
              <w:tab w:val="right" w:leader="dot" w:pos="9350"/>
            </w:tabs>
            <w:rPr>
              <w:rFonts w:asciiTheme="minorHAnsi" w:hAnsiTheme="minorHAnsi"/>
              <w:b w:val="0"/>
              <w:bCs w:val="0"/>
              <w:caps w:val="0"/>
              <w:noProof/>
              <w:color w:val="auto"/>
              <w:kern w:val="2"/>
              <w:sz w:val="24"/>
              <w:szCs w:val="24"/>
              <w:lang w:val="en-IN" w:eastAsia="en-IN"/>
              <w14:ligatures w14:val="standardContextual"/>
            </w:rPr>
          </w:pPr>
          <w:hyperlink w:anchor="_Toc243346162" w:history="1">
            <w:r w:rsidRPr="00BD703B">
              <w:rPr>
                <w:rStyle w:val="Hyperlink"/>
                <w:noProof/>
              </w:rPr>
              <w:t>5.</w:t>
            </w:r>
            <w:r>
              <w:rPr>
                <w:rFonts w:asciiTheme="minorHAnsi" w:hAnsiTheme="minorHAnsi"/>
                <w:b w:val="0"/>
                <w:bCs w:val="0"/>
                <w:caps w:val="0"/>
                <w:noProof/>
                <w:color w:val="auto"/>
                <w:kern w:val="2"/>
                <w:sz w:val="24"/>
                <w:szCs w:val="24"/>
                <w:lang w:val="en-IN" w:eastAsia="en-IN"/>
                <w14:ligatures w14:val="standardContextual"/>
              </w:rPr>
              <w:tab/>
            </w:r>
            <w:r w:rsidRPr="00BD703B">
              <w:rPr>
                <w:rStyle w:val="Hyperlink"/>
                <w:noProof/>
              </w:rPr>
              <w:t>Azure DevOps Onboarding</w:t>
            </w:r>
            <w:r>
              <w:rPr>
                <w:noProof/>
                <w:webHidden/>
              </w:rPr>
              <w:tab/>
            </w:r>
            <w:r>
              <w:rPr>
                <w:noProof/>
                <w:webHidden/>
              </w:rPr>
              <w:fldChar w:fldCharType="begin"/>
            </w:r>
            <w:r>
              <w:rPr>
                <w:noProof/>
                <w:webHidden/>
              </w:rPr>
              <w:instrText xml:space="preserve"> PAGEREF _Toc243346162 \h </w:instrText>
            </w:r>
            <w:r>
              <w:rPr>
                <w:noProof/>
                <w:webHidden/>
              </w:rPr>
            </w:r>
            <w:r>
              <w:rPr>
                <w:noProof/>
                <w:webHidden/>
              </w:rPr>
              <w:fldChar w:fldCharType="separate"/>
            </w:r>
            <w:r>
              <w:rPr>
                <w:noProof/>
                <w:webHidden/>
              </w:rPr>
              <w:t>17</w:t>
            </w:r>
            <w:r>
              <w:rPr>
                <w:noProof/>
                <w:webHidden/>
              </w:rPr>
              <w:fldChar w:fldCharType="end"/>
            </w:r>
          </w:hyperlink>
        </w:p>
        <w:p w14:paraId="2359CFBA" w14:textId="62AEEC3C"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63" w:history="1">
            <w:r w:rsidRPr="00BD703B">
              <w:rPr>
                <w:rStyle w:val="Hyperlink"/>
                <w:noProof/>
              </w:rPr>
              <w:t>5.1.</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Projects and Repositories</w:t>
            </w:r>
            <w:r>
              <w:rPr>
                <w:noProof/>
                <w:webHidden/>
              </w:rPr>
              <w:tab/>
            </w:r>
            <w:r>
              <w:rPr>
                <w:noProof/>
                <w:webHidden/>
              </w:rPr>
              <w:fldChar w:fldCharType="begin"/>
            </w:r>
            <w:r>
              <w:rPr>
                <w:noProof/>
                <w:webHidden/>
              </w:rPr>
              <w:instrText xml:space="preserve"> PAGEREF _Toc243346163 \h </w:instrText>
            </w:r>
            <w:r>
              <w:rPr>
                <w:noProof/>
                <w:webHidden/>
              </w:rPr>
            </w:r>
            <w:r>
              <w:rPr>
                <w:noProof/>
                <w:webHidden/>
              </w:rPr>
              <w:fldChar w:fldCharType="separate"/>
            </w:r>
            <w:r>
              <w:rPr>
                <w:noProof/>
                <w:webHidden/>
              </w:rPr>
              <w:t>17</w:t>
            </w:r>
            <w:r>
              <w:rPr>
                <w:noProof/>
                <w:webHidden/>
              </w:rPr>
              <w:fldChar w:fldCharType="end"/>
            </w:r>
          </w:hyperlink>
        </w:p>
        <w:p w14:paraId="4782C7B2" w14:textId="649A19FD" w:rsidR="00691812" w:rsidRDefault="00691812">
          <w:pPr>
            <w:pStyle w:val="TOC2"/>
            <w:tabs>
              <w:tab w:val="left" w:pos="880"/>
              <w:tab w:val="right" w:leader="dot" w:pos="9350"/>
            </w:tabs>
            <w:rPr>
              <w:rFonts w:asciiTheme="minorHAnsi" w:hAnsiTheme="minorHAnsi"/>
              <w:smallCaps w:val="0"/>
              <w:noProof/>
              <w:color w:val="auto"/>
              <w:kern w:val="2"/>
              <w:sz w:val="24"/>
              <w:szCs w:val="24"/>
              <w:lang w:val="en-IN" w:eastAsia="en-IN"/>
              <w14:ligatures w14:val="standardContextual"/>
            </w:rPr>
          </w:pPr>
          <w:hyperlink w:anchor="_Toc243346164" w:history="1">
            <w:r w:rsidRPr="00BD703B">
              <w:rPr>
                <w:rStyle w:val="Hyperlink"/>
                <w:noProof/>
              </w:rPr>
              <w:t>5.2.</w:t>
            </w:r>
            <w:r>
              <w:rPr>
                <w:rFonts w:asciiTheme="minorHAnsi" w:hAnsiTheme="minorHAnsi"/>
                <w:smallCaps w:val="0"/>
                <w:noProof/>
                <w:color w:val="auto"/>
                <w:kern w:val="2"/>
                <w:sz w:val="24"/>
                <w:szCs w:val="24"/>
                <w:lang w:val="en-IN" w:eastAsia="en-IN"/>
                <w14:ligatures w14:val="standardContextual"/>
              </w:rPr>
              <w:tab/>
            </w:r>
            <w:r w:rsidRPr="00BD703B">
              <w:rPr>
                <w:rStyle w:val="Hyperlink"/>
                <w:noProof/>
              </w:rPr>
              <w:t>Roles and Responsibilities</w:t>
            </w:r>
            <w:r>
              <w:rPr>
                <w:noProof/>
                <w:webHidden/>
              </w:rPr>
              <w:tab/>
            </w:r>
            <w:r>
              <w:rPr>
                <w:noProof/>
                <w:webHidden/>
              </w:rPr>
              <w:fldChar w:fldCharType="begin"/>
            </w:r>
            <w:r>
              <w:rPr>
                <w:noProof/>
                <w:webHidden/>
              </w:rPr>
              <w:instrText xml:space="preserve"> PAGEREF _Toc243346164 \h </w:instrText>
            </w:r>
            <w:r>
              <w:rPr>
                <w:noProof/>
                <w:webHidden/>
              </w:rPr>
            </w:r>
            <w:r>
              <w:rPr>
                <w:noProof/>
                <w:webHidden/>
              </w:rPr>
              <w:fldChar w:fldCharType="separate"/>
            </w:r>
            <w:r>
              <w:rPr>
                <w:noProof/>
                <w:webHidden/>
              </w:rPr>
              <w:t>17</w:t>
            </w:r>
            <w:r>
              <w:rPr>
                <w:noProof/>
                <w:webHidden/>
              </w:rPr>
              <w:fldChar w:fldCharType="end"/>
            </w:r>
          </w:hyperlink>
        </w:p>
        <w:p w14:paraId="3FF0EAA8" w14:textId="36C4CB76" w:rsidR="00BD2ACE" w:rsidRDefault="00BD2ACE">
          <w:r>
            <w:rPr>
              <w:b/>
              <w:bCs/>
              <w:noProof/>
            </w:rPr>
            <w:fldChar w:fldCharType="end"/>
          </w:r>
        </w:p>
      </w:sdtContent>
    </w:sdt>
    <w:p w14:paraId="30BE6C94" w14:textId="77777777" w:rsidR="00A9342B" w:rsidRDefault="00A9342B">
      <w:pPr>
        <w:rPr>
          <w:rFonts w:asciiTheme="majorHAnsi" w:eastAsiaTheme="majorEastAsia" w:hAnsiTheme="majorHAnsi" w:cstheme="majorBidi"/>
          <w:b/>
          <w:bCs/>
          <w:color w:val="365F91" w:themeColor="accent1" w:themeShade="BF"/>
          <w:sz w:val="28"/>
          <w:szCs w:val="28"/>
        </w:rPr>
      </w:pPr>
      <w:r>
        <w:br w:type="page"/>
      </w:r>
    </w:p>
    <w:p w14:paraId="3D53BD56" w14:textId="021312A1" w:rsidR="00D84C37" w:rsidRDefault="00CE722F" w:rsidP="00A9342B">
      <w:pPr>
        <w:pStyle w:val="Heading1"/>
      </w:pPr>
      <w:bookmarkStart w:id="0" w:name="_Toc232074071"/>
      <w:bookmarkStart w:id="1" w:name="_Toc243346130"/>
      <w:r>
        <w:lastRenderedPageBreak/>
        <w:t>Document Control</w:t>
      </w:r>
      <w:bookmarkEnd w:id="0"/>
      <w:bookmarkEnd w:id="1"/>
    </w:p>
    <w:p w14:paraId="50935F90" w14:textId="77777777" w:rsidR="00D84C37" w:rsidRDefault="00CE722F" w:rsidP="00A16F82">
      <w:pPr>
        <w:pStyle w:val="Heading2"/>
      </w:pPr>
      <w:bookmarkStart w:id="2" w:name="_Toc232074072"/>
      <w:bookmarkStart w:id="3" w:name="_Toc243346131"/>
      <w:r>
        <w:t>Target Audience</w:t>
      </w:r>
      <w:bookmarkEnd w:id="2"/>
      <w:bookmarkEnd w:id="3"/>
    </w:p>
    <w:tbl>
      <w:tblPr>
        <w:tblStyle w:val="TableGrid"/>
        <w:tblW w:w="9360" w:type="dxa"/>
        <w:tblLook w:val="04A0" w:firstRow="1" w:lastRow="0" w:firstColumn="1" w:lastColumn="0" w:noHBand="0" w:noVBand="1"/>
      </w:tblPr>
      <w:tblGrid>
        <w:gridCol w:w="4680"/>
        <w:gridCol w:w="4680"/>
      </w:tblGrid>
      <w:tr w:rsidR="00D84C37" w14:paraId="112E605F" w14:textId="77777777">
        <w:tc>
          <w:tcPr>
            <w:tcW w:w="4680" w:type="dxa"/>
            <w:shd w:val="clear" w:color="auto" w:fill="1A1A1A"/>
          </w:tcPr>
          <w:p w14:paraId="40C5F08D" w14:textId="77777777" w:rsidR="00D84C37" w:rsidRDefault="00CE722F">
            <w:r>
              <w:rPr>
                <w:b/>
                <w:color w:val="FFFFFF"/>
                <w:sz w:val="20"/>
              </w:rPr>
              <w:t>Name</w:t>
            </w:r>
          </w:p>
        </w:tc>
        <w:tc>
          <w:tcPr>
            <w:tcW w:w="4680" w:type="dxa"/>
            <w:shd w:val="clear" w:color="auto" w:fill="1A1A1A"/>
          </w:tcPr>
          <w:p w14:paraId="04AA37E1" w14:textId="77777777" w:rsidR="00D84C37" w:rsidRDefault="00CE722F">
            <w:r>
              <w:rPr>
                <w:b/>
                <w:color w:val="FFFFFF"/>
                <w:sz w:val="20"/>
              </w:rPr>
              <w:t>Title</w:t>
            </w:r>
          </w:p>
        </w:tc>
      </w:tr>
      <w:tr w:rsidR="00D84C37" w14:paraId="3E04C2DC" w14:textId="77777777">
        <w:tc>
          <w:tcPr>
            <w:tcW w:w="4680" w:type="dxa"/>
            <w:shd w:val="clear" w:color="auto" w:fill="F2F2F2"/>
          </w:tcPr>
          <w:p w14:paraId="3B33E7BE" w14:textId="4564159B" w:rsidR="00D84C37" w:rsidRDefault="00CE722F">
            <w:del w:id="4" w:author="Anand Baptista Correia" w:date="2026-10-19T23:49:00Z" w16du:dateUtc="2026-10-19T18:19:00Z">
              <w:r w:rsidDel="00691812">
                <w:rPr>
                  <w:b/>
                  <w:color w:val="1A1A1A"/>
                  <w:sz w:val="20"/>
                </w:rPr>
                <w:delText>Jamie Jonas</w:delText>
              </w:r>
            </w:del>
            <w:ins w:id="5" w:author="Anand Baptista Correia" w:date="2026-10-19T23:49:00Z" w16du:dateUtc="2026-10-19T18:19:00Z">
              <w:r w:rsidR="00691812">
                <w:rPr>
                  <w:b/>
                  <w:color w:val="1A1A1A"/>
                  <w:sz w:val="20"/>
                </w:rPr>
                <w:t>Anand Correia</w:t>
              </w:r>
            </w:ins>
          </w:p>
        </w:tc>
        <w:tc>
          <w:tcPr>
            <w:tcW w:w="4680" w:type="dxa"/>
          </w:tcPr>
          <w:p w14:paraId="514E2596" w14:textId="77777777" w:rsidR="00D84C37" w:rsidRDefault="00CE722F">
            <w:r>
              <w:rPr>
                <w:color w:val="1A1A1A"/>
                <w:sz w:val="20"/>
              </w:rPr>
              <w:t>Technical Architect - PPG Group Architecture</w:t>
            </w:r>
          </w:p>
        </w:tc>
      </w:tr>
      <w:tr w:rsidR="00D84C37" w14:paraId="7AA82791" w14:textId="77777777">
        <w:tc>
          <w:tcPr>
            <w:tcW w:w="4680" w:type="dxa"/>
            <w:shd w:val="clear" w:color="auto" w:fill="F2F2F2"/>
          </w:tcPr>
          <w:p w14:paraId="57B443D1" w14:textId="60287F88" w:rsidR="00D84C37" w:rsidRDefault="00D84C37"/>
        </w:tc>
        <w:tc>
          <w:tcPr>
            <w:tcW w:w="4680" w:type="dxa"/>
          </w:tcPr>
          <w:p w14:paraId="399A9739" w14:textId="0CB16FEF" w:rsidR="00D84C37" w:rsidRDefault="00D84C37"/>
        </w:tc>
      </w:tr>
      <w:tr w:rsidR="00D84C37" w14:paraId="7E1B9872" w14:textId="77777777">
        <w:tc>
          <w:tcPr>
            <w:tcW w:w="4680" w:type="dxa"/>
          </w:tcPr>
          <w:p w14:paraId="2002D8EB" w14:textId="77777777" w:rsidR="00D84C37" w:rsidRDefault="00D84C37"/>
        </w:tc>
        <w:tc>
          <w:tcPr>
            <w:tcW w:w="4680" w:type="dxa"/>
          </w:tcPr>
          <w:p w14:paraId="284870C9" w14:textId="77777777" w:rsidR="00D84C37" w:rsidRDefault="00D84C37"/>
        </w:tc>
      </w:tr>
      <w:tr w:rsidR="00D84C37" w14:paraId="13B1AB5D" w14:textId="77777777">
        <w:tc>
          <w:tcPr>
            <w:tcW w:w="4680" w:type="dxa"/>
          </w:tcPr>
          <w:p w14:paraId="03B44DEC" w14:textId="77777777" w:rsidR="00D84C37" w:rsidRDefault="00D84C37"/>
        </w:tc>
        <w:tc>
          <w:tcPr>
            <w:tcW w:w="4680" w:type="dxa"/>
          </w:tcPr>
          <w:p w14:paraId="371DF7A1" w14:textId="77777777" w:rsidR="00D84C37" w:rsidRDefault="00D84C37"/>
        </w:tc>
      </w:tr>
      <w:tr w:rsidR="00D84C37" w14:paraId="3BE5BB46" w14:textId="77777777">
        <w:tc>
          <w:tcPr>
            <w:tcW w:w="4680" w:type="dxa"/>
          </w:tcPr>
          <w:p w14:paraId="2207DA64" w14:textId="77777777" w:rsidR="00D84C37" w:rsidRDefault="00D84C37"/>
        </w:tc>
        <w:tc>
          <w:tcPr>
            <w:tcW w:w="4680" w:type="dxa"/>
          </w:tcPr>
          <w:p w14:paraId="2251EC5F" w14:textId="77777777" w:rsidR="00D84C37" w:rsidRDefault="00D84C37"/>
        </w:tc>
      </w:tr>
    </w:tbl>
    <w:p w14:paraId="1001C138" w14:textId="77777777" w:rsidR="00D84C37" w:rsidRDefault="00CE722F" w:rsidP="00A16F82">
      <w:pPr>
        <w:pStyle w:val="Heading2"/>
      </w:pPr>
      <w:bookmarkStart w:id="6" w:name="_Toc232074073"/>
      <w:bookmarkStart w:id="7" w:name="_Toc243346132"/>
      <w:r>
        <w:t>Reviewed By</w:t>
      </w:r>
      <w:bookmarkEnd w:id="6"/>
      <w:bookmarkEnd w:id="7"/>
    </w:p>
    <w:tbl>
      <w:tblPr>
        <w:tblStyle w:val="TableGrid"/>
        <w:tblW w:w="9360" w:type="dxa"/>
        <w:tblLook w:val="04A0" w:firstRow="1" w:lastRow="0" w:firstColumn="1" w:lastColumn="0" w:noHBand="0" w:noVBand="1"/>
      </w:tblPr>
      <w:tblGrid>
        <w:gridCol w:w="3120"/>
        <w:gridCol w:w="3120"/>
        <w:gridCol w:w="3120"/>
      </w:tblGrid>
      <w:tr w:rsidR="00D84C37" w14:paraId="2F44D3BE" w14:textId="77777777">
        <w:tc>
          <w:tcPr>
            <w:tcW w:w="3120" w:type="dxa"/>
            <w:shd w:val="clear" w:color="auto" w:fill="1A1A1A"/>
          </w:tcPr>
          <w:p w14:paraId="2E5E28FB" w14:textId="77777777" w:rsidR="00D84C37" w:rsidRDefault="00CE722F">
            <w:r>
              <w:rPr>
                <w:b/>
                <w:color w:val="FFFFFF"/>
                <w:sz w:val="20"/>
              </w:rPr>
              <w:t>Name</w:t>
            </w:r>
          </w:p>
        </w:tc>
        <w:tc>
          <w:tcPr>
            <w:tcW w:w="3120" w:type="dxa"/>
            <w:shd w:val="clear" w:color="auto" w:fill="1A1A1A"/>
          </w:tcPr>
          <w:p w14:paraId="6D570264" w14:textId="77777777" w:rsidR="00D84C37" w:rsidRDefault="00CE722F">
            <w:r>
              <w:rPr>
                <w:b/>
                <w:color w:val="FFFFFF"/>
                <w:sz w:val="20"/>
              </w:rPr>
              <w:t>Phone</w:t>
            </w:r>
          </w:p>
        </w:tc>
        <w:tc>
          <w:tcPr>
            <w:tcW w:w="3120" w:type="dxa"/>
            <w:shd w:val="clear" w:color="auto" w:fill="1A1A1A"/>
          </w:tcPr>
          <w:p w14:paraId="3E03B508" w14:textId="77777777" w:rsidR="00D84C37" w:rsidRDefault="00CE722F">
            <w:r>
              <w:rPr>
                <w:b/>
                <w:color w:val="FFFFFF"/>
                <w:sz w:val="20"/>
              </w:rPr>
              <w:t>Email</w:t>
            </w:r>
          </w:p>
        </w:tc>
      </w:tr>
      <w:tr w:rsidR="00D84C37" w14:paraId="77EE4E18" w14:textId="77777777">
        <w:tc>
          <w:tcPr>
            <w:tcW w:w="3120" w:type="dxa"/>
            <w:shd w:val="clear" w:color="auto" w:fill="F2F2F2"/>
          </w:tcPr>
          <w:p w14:paraId="7E7BDFB6" w14:textId="77777777" w:rsidR="00D84C37" w:rsidRDefault="00CE722F">
            <w:r>
              <w:rPr>
                <w:b/>
                <w:i/>
                <w:color w:val="1A1A1A"/>
                <w:sz w:val="20"/>
              </w:rPr>
              <w:t>[PLACEHOLDER - Reviewer name TBC]</w:t>
            </w:r>
          </w:p>
        </w:tc>
        <w:tc>
          <w:tcPr>
            <w:tcW w:w="3120" w:type="dxa"/>
          </w:tcPr>
          <w:p w14:paraId="71423217" w14:textId="77777777" w:rsidR="00D84C37" w:rsidRDefault="00D84C37"/>
        </w:tc>
        <w:tc>
          <w:tcPr>
            <w:tcW w:w="3120" w:type="dxa"/>
          </w:tcPr>
          <w:p w14:paraId="138888A1" w14:textId="77777777" w:rsidR="00D84C37" w:rsidRDefault="00CE722F">
            <w:r>
              <w:rPr>
                <w:i/>
                <w:color w:val="1A1A1A"/>
                <w:sz w:val="20"/>
              </w:rPr>
              <w:t>[PLACEHOLDER - Reviewer email TBC]</w:t>
            </w:r>
          </w:p>
        </w:tc>
      </w:tr>
      <w:tr w:rsidR="00D84C37" w14:paraId="4A5F3BA6" w14:textId="77777777">
        <w:tc>
          <w:tcPr>
            <w:tcW w:w="3120" w:type="dxa"/>
          </w:tcPr>
          <w:p w14:paraId="0C36E51C" w14:textId="77777777" w:rsidR="00D84C37" w:rsidRDefault="00D84C37"/>
        </w:tc>
        <w:tc>
          <w:tcPr>
            <w:tcW w:w="3120" w:type="dxa"/>
          </w:tcPr>
          <w:p w14:paraId="31001659" w14:textId="77777777" w:rsidR="00D84C37" w:rsidRDefault="00D84C37"/>
        </w:tc>
        <w:tc>
          <w:tcPr>
            <w:tcW w:w="3120" w:type="dxa"/>
          </w:tcPr>
          <w:p w14:paraId="6B66307E" w14:textId="77777777" w:rsidR="00D84C37" w:rsidRDefault="00D84C37"/>
        </w:tc>
      </w:tr>
      <w:tr w:rsidR="00D84C37" w14:paraId="2A736E0B" w14:textId="77777777">
        <w:tc>
          <w:tcPr>
            <w:tcW w:w="3120" w:type="dxa"/>
          </w:tcPr>
          <w:p w14:paraId="42801C1B" w14:textId="77777777" w:rsidR="00D84C37" w:rsidRDefault="00D84C37"/>
        </w:tc>
        <w:tc>
          <w:tcPr>
            <w:tcW w:w="3120" w:type="dxa"/>
          </w:tcPr>
          <w:p w14:paraId="47C3189E" w14:textId="77777777" w:rsidR="00D84C37" w:rsidRDefault="00D84C37"/>
        </w:tc>
        <w:tc>
          <w:tcPr>
            <w:tcW w:w="3120" w:type="dxa"/>
          </w:tcPr>
          <w:p w14:paraId="229432F4" w14:textId="77777777" w:rsidR="00D84C37" w:rsidRDefault="00D84C37"/>
        </w:tc>
      </w:tr>
    </w:tbl>
    <w:p w14:paraId="32DDBE8A" w14:textId="77777777" w:rsidR="00D84C37" w:rsidRDefault="00CE722F" w:rsidP="00A16F82">
      <w:pPr>
        <w:pStyle w:val="Heading2"/>
      </w:pPr>
      <w:bookmarkStart w:id="8" w:name="_Toc232074074"/>
      <w:bookmarkStart w:id="9" w:name="_Toc243346133"/>
      <w:r>
        <w:t>Revision History</w:t>
      </w:r>
      <w:bookmarkEnd w:id="8"/>
      <w:bookmarkEnd w:id="9"/>
    </w:p>
    <w:tbl>
      <w:tblPr>
        <w:tblStyle w:val="TableGrid"/>
        <w:tblW w:w="9360" w:type="dxa"/>
        <w:tblLook w:val="04A0" w:firstRow="1" w:lastRow="0" w:firstColumn="1" w:lastColumn="0" w:noHBand="0" w:noVBand="1"/>
      </w:tblPr>
      <w:tblGrid>
        <w:gridCol w:w="2340"/>
        <w:gridCol w:w="2340"/>
        <w:gridCol w:w="2340"/>
        <w:gridCol w:w="2340"/>
      </w:tblGrid>
      <w:tr w:rsidR="00D84C37" w14:paraId="0653CAF3" w14:textId="77777777">
        <w:tc>
          <w:tcPr>
            <w:tcW w:w="2340" w:type="dxa"/>
            <w:shd w:val="clear" w:color="auto" w:fill="1A1A1A"/>
          </w:tcPr>
          <w:p w14:paraId="7FE381FB" w14:textId="77777777" w:rsidR="00D84C37" w:rsidRDefault="00CE722F">
            <w:r>
              <w:rPr>
                <w:b/>
                <w:color w:val="FFFFFF"/>
                <w:sz w:val="20"/>
              </w:rPr>
              <w:t>Version</w:t>
            </w:r>
          </w:p>
        </w:tc>
        <w:tc>
          <w:tcPr>
            <w:tcW w:w="2340" w:type="dxa"/>
            <w:shd w:val="clear" w:color="auto" w:fill="1A1A1A"/>
          </w:tcPr>
          <w:p w14:paraId="55FE6FD2" w14:textId="77777777" w:rsidR="00D84C37" w:rsidRDefault="00CE722F">
            <w:r>
              <w:rPr>
                <w:b/>
                <w:color w:val="FFFFFF"/>
                <w:sz w:val="20"/>
              </w:rPr>
              <w:t>Date</w:t>
            </w:r>
          </w:p>
        </w:tc>
        <w:tc>
          <w:tcPr>
            <w:tcW w:w="2340" w:type="dxa"/>
            <w:shd w:val="clear" w:color="auto" w:fill="1A1A1A"/>
          </w:tcPr>
          <w:p w14:paraId="1D14ABE0" w14:textId="77777777" w:rsidR="00D84C37" w:rsidRDefault="00CE722F">
            <w:r>
              <w:rPr>
                <w:b/>
                <w:color w:val="FFFFFF"/>
                <w:sz w:val="20"/>
              </w:rPr>
              <w:t>Author</w:t>
            </w:r>
          </w:p>
        </w:tc>
        <w:tc>
          <w:tcPr>
            <w:tcW w:w="2340" w:type="dxa"/>
            <w:shd w:val="clear" w:color="auto" w:fill="1A1A1A"/>
          </w:tcPr>
          <w:p w14:paraId="3D126905" w14:textId="77777777" w:rsidR="00D84C37" w:rsidRDefault="00CE722F">
            <w:r>
              <w:rPr>
                <w:b/>
                <w:color w:val="FFFFFF"/>
                <w:sz w:val="20"/>
              </w:rPr>
              <w:t>Reason for Changes</w:t>
            </w:r>
          </w:p>
        </w:tc>
      </w:tr>
      <w:tr w:rsidR="00D84C37" w14:paraId="5899B331" w14:textId="77777777">
        <w:tc>
          <w:tcPr>
            <w:tcW w:w="2340" w:type="dxa"/>
          </w:tcPr>
          <w:p w14:paraId="579D6F7E" w14:textId="4C15CD3D" w:rsidR="00D84C37" w:rsidRDefault="00D84C37"/>
        </w:tc>
        <w:tc>
          <w:tcPr>
            <w:tcW w:w="2340" w:type="dxa"/>
          </w:tcPr>
          <w:p w14:paraId="4DCB1CD9" w14:textId="6FDEA967" w:rsidR="00D84C37" w:rsidRDefault="00D84C37"/>
        </w:tc>
        <w:tc>
          <w:tcPr>
            <w:tcW w:w="2340" w:type="dxa"/>
          </w:tcPr>
          <w:p w14:paraId="041E9624" w14:textId="19FF3D48" w:rsidR="00D84C37" w:rsidRDefault="00D84C37"/>
        </w:tc>
        <w:tc>
          <w:tcPr>
            <w:tcW w:w="2340" w:type="dxa"/>
          </w:tcPr>
          <w:p w14:paraId="2472865F" w14:textId="012C427C" w:rsidR="00D84C37" w:rsidRDefault="00D84C37"/>
        </w:tc>
      </w:tr>
      <w:tr w:rsidR="00D84C37" w14:paraId="5B9AFAC0" w14:textId="77777777">
        <w:tc>
          <w:tcPr>
            <w:tcW w:w="2340" w:type="dxa"/>
          </w:tcPr>
          <w:p w14:paraId="1B7C3FFC" w14:textId="77777777" w:rsidR="00D84C37" w:rsidRDefault="00D84C37"/>
        </w:tc>
        <w:tc>
          <w:tcPr>
            <w:tcW w:w="2340" w:type="dxa"/>
          </w:tcPr>
          <w:p w14:paraId="08AF7094" w14:textId="77777777" w:rsidR="00D84C37" w:rsidRDefault="00D84C37"/>
        </w:tc>
        <w:tc>
          <w:tcPr>
            <w:tcW w:w="2340" w:type="dxa"/>
          </w:tcPr>
          <w:p w14:paraId="4D7EA2ED" w14:textId="77777777" w:rsidR="00D84C37" w:rsidRDefault="00D84C37"/>
        </w:tc>
        <w:tc>
          <w:tcPr>
            <w:tcW w:w="2340" w:type="dxa"/>
          </w:tcPr>
          <w:p w14:paraId="0E3D2AAE" w14:textId="77777777" w:rsidR="00D84C37" w:rsidRDefault="00D84C37"/>
        </w:tc>
      </w:tr>
      <w:tr w:rsidR="00D84C37" w14:paraId="0397A359" w14:textId="77777777">
        <w:tc>
          <w:tcPr>
            <w:tcW w:w="2340" w:type="dxa"/>
          </w:tcPr>
          <w:p w14:paraId="639271A9" w14:textId="77777777" w:rsidR="00D84C37" w:rsidRDefault="00D84C37"/>
        </w:tc>
        <w:tc>
          <w:tcPr>
            <w:tcW w:w="2340" w:type="dxa"/>
          </w:tcPr>
          <w:p w14:paraId="041F5F67" w14:textId="77777777" w:rsidR="00D84C37" w:rsidRDefault="00D84C37"/>
        </w:tc>
        <w:tc>
          <w:tcPr>
            <w:tcW w:w="2340" w:type="dxa"/>
          </w:tcPr>
          <w:p w14:paraId="429BA153" w14:textId="77777777" w:rsidR="00D84C37" w:rsidRDefault="00D84C37"/>
        </w:tc>
        <w:tc>
          <w:tcPr>
            <w:tcW w:w="2340" w:type="dxa"/>
          </w:tcPr>
          <w:p w14:paraId="6788BBC0" w14:textId="77777777" w:rsidR="00D84C37" w:rsidRDefault="00D84C37"/>
        </w:tc>
      </w:tr>
    </w:tbl>
    <w:p w14:paraId="0D77C2CC" w14:textId="77777777" w:rsidR="00D84C37" w:rsidRPr="00A16F82" w:rsidRDefault="00CE722F" w:rsidP="00A16F82">
      <w:pPr>
        <w:pStyle w:val="Heading2"/>
      </w:pPr>
      <w:bookmarkStart w:id="10" w:name="_Toc232074075"/>
      <w:bookmarkStart w:id="11" w:name="_Toc243346134"/>
      <w:r>
        <w:t>Reference Documents</w:t>
      </w:r>
      <w:bookmarkEnd w:id="10"/>
      <w:bookmarkEnd w:id="11"/>
    </w:p>
    <w:tbl>
      <w:tblPr>
        <w:tblStyle w:val="TableGrid"/>
        <w:tblW w:w="9360" w:type="dxa"/>
        <w:tblLook w:val="04A0" w:firstRow="1" w:lastRow="0" w:firstColumn="1" w:lastColumn="0" w:noHBand="0" w:noVBand="1"/>
      </w:tblPr>
      <w:tblGrid>
        <w:gridCol w:w="2340"/>
        <w:gridCol w:w="2340"/>
        <w:gridCol w:w="2340"/>
        <w:gridCol w:w="2340"/>
      </w:tblGrid>
      <w:tr w:rsidR="00D84C37" w14:paraId="59F5C861" w14:textId="77777777">
        <w:tc>
          <w:tcPr>
            <w:tcW w:w="2340" w:type="dxa"/>
            <w:shd w:val="clear" w:color="auto" w:fill="1A1A1A"/>
          </w:tcPr>
          <w:p w14:paraId="4678B372" w14:textId="77777777" w:rsidR="00D84C37" w:rsidRDefault="00CE722F">
            <w:r>
              <w:rPr>
                <w:b/>
                <w:color w:val="FFFFFF"/>
                <w:sz w:val="20"/>
              </w:rPr>
              <w:t>No</w:t>
            </w:r>
          </w:p>
        </w:tc>
        <w:tc>
          <w:tcPr>
            <w:tcW w:w="2340" w:type="dxa"/>
            <w:shd w:val="clear" w:color="auto" w:fill="1A1A1A"/>
          </w:tcPr>
          <w:p w14:paraId="1F89041E" w14:textId="77777777" w:rsidR="00D84C37" w:rsidRDefault="00CE722F">
            <w:r>
              <w:rPr>
                <w:b/>
                <w:color w:val="FFFFFF"/>
                <w:sz w:val="20"/>
              </w:rPr>
              <w:t>Title</w:t>
            </w:r>
          </w:p>
        </w:tc>
        <w:tc>
          <w:tcPr>
            <w:tcW w:w="2340" w:type="dxa"/>
            <w:shd w:val="clear" w:color="auto" w:fill="1A1A1A"/>
          </w:tcPr>
          <w:p w14:paraId="666FB55C" w14:textId="77777777" w:rsidR="00D84C37" w:rsidRDefault="00CE722F">
            <w:r>
              <w:rPr>
                <w:b/>
                <w:color w:val="FFFFFF"/>
                <w:sz w:val="20"/>
              </w:rPr>
              <w:t>Version</w:t>
            </w:r>
          </w:p>
        </w:tc>
        <w:tc>
          <w:tcPr>
            <w:tcW w:w="2340" w:type="dxa"/>
            <w:shd w:val="clear" w:color="auto" w:fill="1A1A1A"/>
          </w:tcPr>
          <w:p w14:paraId="668D68AE" w14:textId="77777777" w:rsidR="00D84C37" w:rsidRDefault="00CE722F">
            <w:r>
              <w:rPr>
                <w:b/>
                <w:color w:val="FFFFFF"/>
                <w:sz w:val="20"/>
              </w:rPr>
              <w:t>Author</w:t>
            </w:r>
          </w:p>
        </w:tc>
      </w:tr>
      <w:tr w:rsidR="00D84C37" w14:paraId="69AF8BE6" w14:textId="77777777">
        <w:tc>
          <w:tcPr>
            <w:tcW w:w="2340" w:type="dxa"/>
          </w:tcPr>
          <w:p w14:paraId="45152407" w14:textId="77777777" w:rsidR="00D84C37" w:rsidRDefault="00CE722F">
            <w:r>
              <w:rPr>
                <w:color w:val="1A1A1A"/>
                <w:sz w:val="20"/>
              </w:rPr>
              <w:t>1</w:t>
            </w:r>
          </w:p>
        </w:tc>
        <w:tc>
          <w:tcPr>
            <w:tcW w:w="2340" w:type="dxa"/>
          </w:tcPr>
          <w:p w14:paraId="571404DF" w14:textId="77777777" w:rsidR="00D84C37" w:rsidRDefault="00CE722F">
            <w:r>
              <w:rPr>
                <w:color w:val="1A1A1A"/>
                <w:sz w:val="20"/>
              </w:rPr>
              <w:t>Calandra Azure Landing Zone - High Level Solution Blueprint</w:t>
            </w:r>
          </w:p>
        </w:tc>
        <w:tc>
          <w:tcPr>
            <w:tcW w:w="2340" w:type="dxa"/>
          </w:tcPr>
          <w:p w14:paraId="360BC12B" w14:textId="77777777" w:rsidR="00D84C37" w:rsidRDefault="00CE722F">
            <w:r>
              <w:rPr>
                <w:color w:val="1A1A1A"/>
                <w:sz w:val="20"/>
              </w:rPr>
              <w:t>0.8</w:t>
            </w:r>
          </w:p>
        </w:tc>
        <w:tc>
          <w:tcPr>
            <w:tcW w:w="2340" w:type="dxa"/>
          </w:tcPr>
          <w:p w14:paraId="7BFE6682" w14:textId="51B5EDA2" w:rsidR="00D84C37" w:rsidRDefault="0074761B">
            <w:r>
              <w:rPr>
                <w:color w:val="1A1A1A"/>
                <w:sz w:val="20"/>
              </w:rPr>
              <w:t>A</w:t>
            </w:r>
            <w:r w:rsidR="00A82A38">
              <w:rPr>
                <w:color w:val="1A1A1A"/>
                <w:sz w:val="20"/>
              </w:rPr>
              <w:t>. Bhatt</w:t>
            </w:r>
          </w:p>
        </w:tc>
      </w:tr>
      <w:tr w:rsidR="00D84C37" w14:paraId="1E048C29" w14:textId="77777777">
        <w:tc>
          <w:tcPr>
            <w:tcW w:w="2340" w:type="dxa"/>
          </w:tcPr>
          <w:p w14:paraId="09739917" w14:textId="5024B0B1" w:rsidR="00D84C37" w:rsidRDefault="0097671E">
            <w:r>
              <w:t>2</w:t>
            </w:r>
          </w:p>
        </w:tc>
        <w:tc>
          <w:tcPr>
            <w:tcW w:w="2340" w:type="dxa"/>
          </w:tcPr>
          <w:p w14:paraId="32C4AFE5" w14:textId="77777777" w:rsidR="00D84C37" w:rsidRDefault="00CE722F">
            <w:r>
              <w:rPr>
                <w:color w:val="1A1A1A"/>
                <w:sz w:val="20"/>
              </w:rPr>
              <w:t>Calandra Platform Design - Ecosystem</w:t>
            </w:r>
          </w:p>
        </w:tc>
        <w:tc>
          <w:tcPr>
            <w:tcW w:w="2340" w:type="dxa"/>
          </w:tcPr>
          <w:p w14:paraId="3E9CA1EF" w14:textId="77777777" w:rsidR="00D84C37" w:rsidRDefault="00CE722F">
            <w:r>
              <w:rPr>
                <w:color w:val="1A1A1A"/>
                <w:sz w:val="20"/>
              </w:rPr>
              <w:t>0.1</w:t>
            </w:r>
          </w:p>
        </w:tc>
        <w:tc>
          <w:tcPr>
            <w:tcW w:w="2340" w:type="dxa"/>
          </w:tcPr>
          <w:p w14:paraId="19FD1B14" w14:textId="77777777" w:rsidR="00D84C37" w:rsidRDefault="00CE722F">
            <w:r>
              <w:rPr>
                <w:color w:val="1A1A1A"/>
                <w:sz w:val="20"/>
              </w:rPr>
              <w:t>A. Bhatt, V. Sundararajan, S. Bansal</w:t>
            </w:r>
          </w:p>
        </w:tc>
      </w:tr>
      <w:tr w:rsidR="00D84C37" w14:paraId="1DF606FE" w14:textId="77777777">
        <w:tc>
          <w:tcPr>
            <w:tcW w:w="2340" w:type="dxa"/>
          </w:tcPr>
          <w:p w14:paraId="67A86958" w14:textId="25834E0D" w:rsidR="00D84C37" w:rsidRDefault="0097671E">
            <w:r>
              <w:t>3</w:t>
            </w:r>
          </w:p>
        </w:tc>
        <w:tc>
          <w:tcPr>
            <w:tcW w:w="2340" w:type="dxa"/>
          </w:tcPr>
          <w:p w14:paraId="42DE382D" w14:textId="77777777" w:rsidR="00D84C37" w:rsidRDefault="00CE722F">
            <w:r>
              <w:rPr>
                <w:color w:val="1A1A1A"/>
                <w:sz w:val="20"/>
              </w:rPr>
              <w:t>Calandra Azure &amp; M365 Naming Conventions</w:t>
            </w:r>
          </w:p>
        </w:tc>
        <w:tc>
          <w:tcPr>
            <w:tcW w:w="2340" w:type="dxa"/>
          </w:tcPr>
          <w:p w14:paraId="621DDCB4" w14:textId="77777777" w:rsidR="00D84C37" w:rsidRDefault="00CE722F">
            <w:r>
              <w:rPr>
                <w:color w:val="1A1A1A"/>
                <w:sz w:val="20"/>
              </w:rPr>
              <w:t>0.2</w:t>
            </w:r>
          </w:p>
        </w:tc>
        <w:tc>
          <w:tcPr>
            <w:tcW w:w="2340" w:type="dxa"/>
          </w:tcPr>
          <w:p w14:paraId="2EA8D4BC" w14:textId="77777777" w:rsidR="00D84C37" w:rsidRDefault="00CE722F">
            <w:r>
              <w:rPr>
                <w:color w:val="1A1A1A"/>
                <w:sz w:val="20"/>
              </w:rPr>
              <w:t>Rob Hackney</w:t>
            </w:r>
          </w:p>
        </w:tc>
      </w:tr>
    </w:tbl>
    <w:p w14:paraId="0276F7D3" w14:textId="77777777" w:rsidR="00D84C37" w:rsidRDefault="00D84C37"/>
    <w:p w14:paraId="330A89A2" w14:textId="77777777" w:rsidR="00D84C37" w:rsidRDefault="00CE722F">
      <w:pPr>
        <w:pStyle w:val="Heading1"/>
      </w:pPr>
      <w:bookmarkStart w:id="12" w:name="_Toc232074076"/>
      <w:bookmarkStart w:id="13" w:name="_Toc243346135"/>
      <w:r>
        <w:lastRenderedPageBreak/>
        <w:t>Introduction and Business Requirements</w:t>
      </w:r>
      <w:bookmarkEnd w:id="12"/>
      <w:bookmarkEnd w:id="13"/>
    </w:p>
    <w:p w14:paraId="15243F36" w14:textId="77777777" w:rsidR="00D84C37" w:rsidRDefault="00CE722F">
      <w:pPr>
        <w:pStyle w:val="Heading2"/>
      </w:pPr>
      <w:bookmarkStart w:id="14" w:name="_Toc243346136"/>
      <w:bookmarkStart w:id="15" w:name="_Toc243346137"/>
      <w:bookmarkStart w:id="16" w:name="_Toc232074078"/>
      <w:bookmarkStart w:id="17" w:name="_Toc243346138"/>
      <w:bookmarkEnd w:id="14"/>
      <w:bookmarkEnd w:id="15"/>
      <w:r>
        <w:t>Document Scope</w:t>
      </w:r>
      <w:bookmarkEnd w:id="16"/>
      <w:bookmarkEnd w:id="17"/>
    </w:p>
    <w:p w14:paraId="2A99C014" w14:textId="2ECBB7B7" w:rsidR="00D84C37" w:rsidRDefault="00CE722F">
      <w:r>
        <w:t xml:space="preserve">This document is the Low-Level Design for the </w:t>
      </w:r>
      <w:r w:rsidR="0097671E">
        <w:t>data bricks</w:t>
      </w:r>
      <w:r>
        <w:t xml:space="preserve"> workload deployed within the </w:t>
      </w:r>
      <w:r w:rsidR="0097671E">
        <w:t>Data</w:t>
      </w:r>
      <w:r>
        <w:t xml:space="preserve"> Landing Zone on the Calandra Azure platform. The </w:t>
      </w:r>
      <w:r w:rsidR="002D6090">
        <w:t>Data Landing</w:t>
      </w:r>
      <w:r>
        <w:t xml:space="preserve"> Zone is a Calandra Tier 1 Landing Zone that will host multiple workloads as the </w:t>
      </w:r>
      <w:r w:rsidR="0097671E">
        <w:t>Data</w:t>
      </w:r>
      <w:r>
        <w:t xml:space="preserve"> portfolio grows; </w:t>
      </w:r>
      <w:r w:rsidR="002D6090">
        <w:t>Data Bricks</w:t>
      </w:r>
      <w:r>
        <w:t xml:space="preserve"> is the initial workload and the subject of this LLD.</w:t>
      </w:r>
    </w:p>
    <w:p w14:paraId="676A815A" w14:textId="77777777" w:rsidR="00D84C37" w:rsidRDefault="00CE722F">
      <w:pPr>
        <w:pStyle w:val="Heading2"/>
      </w:pPr>
      <w:bookmarkStart w:id="18" w:name="_Toc232074079"/>
      <w:bookmarkStart w:id="19" w:name="_Toc243346139"/>
      <w:r>
        <w:t>Exclusions</w:t>
      </w:r>
      <w:bookmarkEnd w:id="18"/>
      <w:bookmarkEnd w:id="19"/>
    </w:p>
    <w:p w14:paraId="02A100DB" w14:textId="6796DD52" w:rsidR="00D84C37" w:rsidRDefault="00CE722F">
      <w:r>
        <w:t xml:space="preserve">This document does not </w:t>
      </w:r>
      <w:r w:rsidR="00940458">
        <w:t>include</w:t>
      </w:r>
      <w:r>
        <w:t xml:space="preserve"> Tier 0 (Calandra Hub) Landing Zone resources - Tier 0 services are consumed only; application code, build pipeline detail; public DNS provisioning - public DNS records are owned and operated by Tier 0 per Calandra LZ HLD v0.8.</w:t>
      </w:r>
    </w:p>
    <w:p w14:paraId="75AA7AD7" w14:textId="49D8548D" w:rsidR="00D84C37" w:rsidRDefault="00276711">
      <w:pPr>
        <w:pStyle w:val="Heading1"/>
      </w:pPr>
      <w:bookmarkStart w:id="20" w:name="_Toc232074080"/>
      <w:bookmarkStart w:id="21" w:name="_Toc243346140"/>
      <w:r>
        <w:t>Data Bricks</w:t>
      </w:r>
      <w:r w:rsidR="00CE722F">
        <w:t xml:space="preserve"> Technical Design</w:t>
      </w:r>
      <w:bookmarkEnd w:id="20"/>
      <w:bookmarkEnd w:id="21"/>
    </w:p>
    <w:p w14:paraId="2B35AF5A" w14:textId="66E3B416" w:rsidR="00D84C37" w:rsidRDefault="00CE722F">
      <w:pPr>
        <w:pStyle w:val="Heading2"/>
      </w:pPr>
      <w:bookmarkStart w:id="22" w:name="_Toc232074083"/>
      <w:bookmarkStart w:id="23" w:name="_Toc243346141"/>
      <w:r>
        <w:t xml:space="preserve">Solution </w:t>
      </w:r>
      <w:bookmarkEnd w:id="22"/>
      <w:r w:rsidR="00BA5342">
        <w:t>Architecture</w:t>
      </w:r>
      <w:bookmarkEnd w:id="23"/>
    </w:p>
    <w:p w14:paraId="4594DD3F" w14:textId="6387E7DB" w:rsidR="00D84C37" w:rsidRDefault="00CE722F">
      <w:r>
        <w:t xml:space="preserve">The following Azure components are required for the </w:t>
      </w:r>
      <w:r w:rsidR="006B1C47">
        <w:t xml:space="preserve">Databricks </w:t>
      </w:r>
      <w:r>
        <w:t>workload within the Insurance Landing Zone:</w:t>
      </w:r>
    </w:p>
    <w:p w14:paraId="1BAE36F0" w14:textId="21B58A4D" w:rsidR="00B96A27" w:rsidRPr="00B96A27" w:rsidRDefault="00B96A27" w:rsidP="00B96A27">
      <w:pPr>
        <w:spacing w:after="0" w:line="300" w:lineRule="atLeast"/>
        <w:rPr>
          <w:rFonts w:ascii="Segoe UI" w:eastAsia="Times New Roman" w:hAnsi="Segoe UI" w:cs="Segoe UI"/>
          <w:color w:val="auto"/>
          <w:sz w:val="21"/>
          <w:szCs w:val="21"/>
          <w:lang w:val="en-IN" w:eastAsia="en-IN"/>
        </w:rPr>
      </w:pPr>
      <w:bookmarkStart w:id="24" w:name="_Toc232074084"/>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Organization and Projects </w:t>
      </w:r>
      <w:r w:rsidR="00940458" w:rsidRPr="00B96A27">
        <w:rPr>
          <w:rFonts w:ascii="Segoe UI" w:eastAsia="Times New Roman" w:hAnsi="Segoe UI" w:cs="Segoe UI"/>
          <w:color w:val="auto"/>
          <w:sz w:val="21"/>
          <w:szCs w:val="21"/>
          <w:lang w:val="en-IN" w:eastAsia="en-IN"/>
        </w:rPr>
        <w:t>(will</w:t>
      </w:r>
      <w:r w:rsidRPr="00B96A27">
        <w:rPr>
          <w:rFonts w:ascii="Segoe UI" w:eastAsia="Times New Roman" w:hAnsi="Segoe UI" w:cs="Segoe UI"/>
          <w:color w:val="auto"/>
          <w:sz w:val="21"/>
          <w:szCs w:val="21"/>
          <w:lang w:val="en-IN" w:eastAsia="en-IN"/>
        </w:rPr>
        <w:t xml:space="preserve"> be used for managing the Azure Databricks platform and associated delivery processes. </w:t>
      </w:r>
    </w:p>
    <w:p w14:paraId="057E569B" w14:textId="37433480" w:rsidR="00B96A27" w:rsidRPr="00B96A27" w:rsidRDefault="00B96A27" w:rsidP="00B96A27">
      <w:pPr>
        <w:spacing w:after="0" w:line="300" w:lineRule="atLeast"/>
        <w:rPr>
          <w:rFonts w:ascii="Segoe UI" w:eastAsia="Times New Roman" w:hAnsi="Segoe UI" w:cs="Segoe UI"/>
          <w:color w:val="auto"/>
          <w:sz w:val="21"/>
          <w:szCs w:val="21"/>
          <w:lang w:val="en-IN" w:eastAsia="en-IN"/>
        </w:rPr>
      </w:pPr>
    </w:p>
    <w:p w14:paraId="5ACD1B60" w14:textId="4C4D89A7"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The solution consists of separate </w:t>
      </w:r>
      <w:r w:rsidRPr="00B96A27">
        <w:rPr>
          <w:rFonts w:ascii="Segoe UI" w:eastAsia="Times New Roman" w:hAnsi="Segoe UI" w:cs="Segoe UI"/>
          <w:b/>
          <w:bCs/>
          <w:color w:val="auto"/>
          <w:sz w:val="21"/>
          <w:szCs w:val="21"/>
          <w:lang w:val="en-IN" w:eastAsia="en-IN"/>
        </w:rPr>
        <w:t>Analytical</w:t>
      </w:r>
      <w:r w:rsidRPr="00B96A27">
        <w:rPr>
          <w:rFonts w:ascii="Segoe UI" w:eastAsia="Times New Roman" w:hAnsi="Segoe UI" w:cs="Segoe UI"/>
          <w:color w:val="auto"/>
          <w:sz w:val="21"/>
          <w:szCs w:val="21"/>
          <w:lang w:val="en-IN" w:eastAsia="en-IN"/>
        </w:rPr>
        <w:t xml:space="preserve"> and </w:t>
      </w:r>
      <w:r w:rsidRPr="00B96A27">
        <w:rPr>
          <w:rFonts w:ascii="Segoe UI" w:eastAsia="Times New Roman" w:hAnsi="Segoe UI" w:cs="Segoe UI"/>
          <w:b/>
          <w:bCs/>
          <w:color w:val="auto"/>
          <w:sz w:val="21"/>
          <w:szCs w:val="21"/>
          <w:lang w:val="en-IN" w:eastAsia="en-IN"/>
        </w:rPr>
        <w:t>Operational</w:t>
      </w:r>
      <w:r w:rsidRPr="00B96A27">
        <w:rPr>
          <w:rFonts w:ascii="Segoe UI" w:eastAsia="Times New Roman" w:hAnsi="Segoe UI" w:cs="Segoe UI"/>
          <w:color w:val="auto"/>
          <w:sz w:val="21"/>
          <w:szCs w:val="21"/>
          <w:lang w:val="en-IN" w:eastAsia="en-IN"/>
        </w:rPr>
        <w:t xml:space="preserve"> Azure Databricks workspaces deployed within the internal subscription. </w:t>
      </w:r>
    </w:p>
    <w:p w14:paraId="09A00C04" w14:textId="0DD7A748"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Each workspace uses dedicated </w:t>
      </w:r>
      <w:r w:rsidRPr="00B96A27">
        <w:rPr>
          <w:rFonts w:ascii="Segoe UI" w:eastAsia="Times New Roman" w:hAnsi="Segoe UI" w:cs="Segoe UI"/>
          <w:b/>
          <w:bCs/>
          <w:color w:val="auto"/>
          <w:sz w:val="21"/>
          <w:szCs w:val="21"/>
          <w:lang w:val="en-IN" w:eastAsia="en-IN"/>
        </w:rPr>
        <w:t>Host</w:t>
      </w:r>
      <w:r w:rsidRPr="00B96A27">
        <w:rPr>
          <w:rFonts w:ascii="Segoe UI" w:eastAsia="Times New Roman" w:hAnsi="Segoe UI" w:cs="Segoe UI"/>
          <w:color w:val="auto"/>
          <w:sz w:val="21"/>
          <w:szCs w:val="21"/>
          <w:lang w:val="en-IN" w:eastAsia="en-IN"/>
        </w:rPr>
        <w:t xml:space="preserve"> and </w:t>
      </w:r>
      <w:r w:rsidRPr="00B96A27">
        <w:rPr>
          <w:rFonts w:ascii="Segoe UI" w:eastAsia="Times New Roman" w:hAnsi="Segoe UI" w:cs="Segoe UI"/>
          <w:b/>
          <w:bCs/>
          <w:color w:val="auto"/>
          <w:sz w:val="21"/>
          <w:szCs w:val="21"/>
          <w:lang w:val="en-IN" w:eastAsia="en-IN"/>
        </w:rPr>
        <w:t>Container</w:t>
      </w:r>
      <w:r w:rsidRPr="00B96A27">
        <w:rPr>
          <w:rFonts w:ascii="Segoe UI" w:eastAsia="Times New Roman" w:hAnsi="Segoe UI" w:cs="Segoe UI"/>
          <w:color w:val="auto"/>
          <w:sz w:val="21"/>
          <w:szCs w:val="21"/>
          <w:lang w:val="en-IN" w:eastAsia="en-IN"/>
        </w:rPr>
        <w:t xml:space="preserve"> subnets to provide secure cluster deployment and workload isolation. </w:t>
      </w:r>
    </w:p>
    <w:p w14:paraId="5BF9BCA2" w14:textId="5A96DF74"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User access is private and routed through </w:t>
      </w:r>
      <w:r w:rsidRPr="00B96A27">
        <w:rPr>
          <w:rFonts w:ascii="Segoe UI" w:eastAsia="Times New Roman" w:hAnsi="Segoe UI" w:cs="Segoe UI"/>
          <w:b/>
          <w:bCs/>
          <w:color w:val="auto"/>
          <w:sz w:val="21"/>
          <w:szCs w:val="21"/>
          <w:lang w:val="en-IN" w:eastAsia="en-IN"/>
        </w:rPr>
        <w:t>Zscaler Private Access (ZPA)</w:t>
      </w:r>
      <w:r w:rsidRPr="00B96A27">
        <w:rPr>
          <w:rFonts w:ascii="Segoe UI" w:eastAsia="Times New Roman" w:hAnsi="Segoe UI" w:cs="Segoe UI"/>
          <w:color w:val="auto"/>
          <w:sz w:val="21"/>
          <w:szCs w:val="21"/>
          <w:lang w:val="en-IN" w:eastAsia="en-IN"/>
        </w:rPr>
        <w:t xml:space="preserve">, eliminating direct internet access to Azure Databricks. </w:t>
      </w:r>
    </w:p>
    <w:p w14:paraId="16C6821F" w14:textId="3D12B8C9"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User authentication is facilitated through a shared </w:t>
      </w:r>
      <w:r w:rsidRPr="00B96A27">
        <w:rPr>
          <w:rFonts w:ascii="Segoe UI" w:eastAsia="Times New Roman" w:hAnsi="Segoe UI" w:cs="Segoe UI"/>
          <w:b/>
          <w:bCs/>
          <w:color w:val="auto"/>
          <w:sz w:val="21"/>
          <w:szCs w:val="21"/>
          <w:lang w:val="en-IN" w:eastAsia="en-IN"/>
        </w:rPr>
        <w:t>Browser Authentication Private Endpoint</w:t>
      </w:r>
      <w:r w:rsidRPr="00B96A27">
        <w:rPr>
          <w:rFonts w:ascii="Segoe UI" w:eastAsia="Times New Roman" w:hAnsi="Segoe UI" w:cs="Segoe UI"/>
          <w:color w:val="auto"/>
          <w:sz w:val="21"/>
          <w:szCs w:val="21"/>
          <w:lang w:val="en-IN" w:eastAsia="en-IN"/>
        </w:rPr>
        <w:t xml:space="preserve"> hosted within the management subscription. </w:t>
      </w:r>
    </w:p>
    <w:p w14:paraId="587AAEFC" w14:textId="753359B2"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Following successful authentication, users access the Databricks workspace through workspace-specific </w:t>
      </w:r>
      <w:r w:rsidRPr="00B96A27">
        <w:rPr>
          <w:rFonts w:ascii="Segoe UI" w:eastAsia="Times New Roman" w:hAnsi="Segoe UI" w:cs="Segoe UI"/>
          <w:b/>
          <w:bCs/>
          <w:color w:val="auto"/>
          <w:sz w:val="21"/>
          <w:szCs w:val="21"/>
          <w:lang w:val="en-IN" w:eastAsia="en-IN"/>
        </w:rPr>
        <w:t>UI/API Private Endpoints</w:t>
      </w:r>
      <w:r w:rsidRPr="00B96A27">
        <w:rPr>
          <w:rFonts w:ascii="Segoe UI" w:eastAsia="Times New Roman" w:hAnsi="Segoe UI" w:cs="Segoe UI"/>
          <w:color w:val="auto"/>
          <w:sz w:val="21"/>
          <w:szCs w:val="21"/>
          <w:lang w:val="en-IN" w:eastAsia="en-IN"/>
        </w:rPr>
        <w:t xml:space="preserve">. </w:t>
      </w:r>
    </w:p>
    <w:p w14:paraId="7597DD93" w14:textId="6B384957"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The </w:t>
      </w:r>
      <w:r w:rsidRPr="00B96A27">
        <w:rPr>
          <w:rFonts w:ascii="Segoe UI" w:eastAsia="Times New Roman" w:hAnsi="Segoe UI" w:cs="Segoe UI"/>
          <w:b/>
          <w:bCs/>
          <w:color w:val="auto"/>
          <w:sz w:val="21"/>
          <w:szCs w:val="21"/>
          <w:lang w:val="en-IN" w:eastAsia="en-IN"/>
        </w:rPr>
        <w:t>Azure Databricks Control Plane</w:t>
      </w:r>
      <w:r w:rsidRPr="00B96A27">
        <w:rPr>
          <w:rFonts w:ascii="Segoe UI" w:eastAsia="Times New Roman" w:hAnsi="Segoe UI" w:cs="Segoe UI"/>
          <w:color w:val="auto"/>
          <w:sz w:val="21"/>
          <w:szCs w:val="21"/>
          <w:lang w:val="en-IN" w:eastAsia="en-IN"/>
        </w:rPr>
        <w:t xml:space="preserve"> is managed by Microsoft/Databricks and resides outside of the organization's Azure subscriptions. </w:t>
      </w:r>
    </w:p>
    <w:p w14:paraId="5E1C3D0C" w14:textId="4854E05A"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Databricks clusters running Spark workloads are deployed within the internal subscription and communicate privately with the Databricks control plane. </w:t>
      </w:r>
    </w:p>
    <w:p w14:paraId="7C5EDDE2" w14:textId="22B2932D"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Data is stored in </w:t>
      </w:r>
      <w:r w:rsidRPr="00B96A27">
        <w:rPr>
          <w:rFonts w:ascii="Segoe UI" w:eastAsia="Times New Roman" w:hAnsi="Segoe UI" w:cs="Segoe UI"/>
          <w:b/>
          <w:bCs/>
          <w:color w:val="auto"/>
          <w:sz w:val="21"/>
          <w:szCs w:val="21"/>
          <w:lang w:val="en-IN" w:eastAsia="en-IN"/>
        </w:rPr>
        <w:t>Azure Data Lake Storage Gen2 (ADLS Gen2)</w:t>
      </w:r>
      <w:r w:rsidRPr="00B96A27">
        <w:rPr>
          <w:rFonts w:ascii="Segoe UI" w:eastAsia="Times New Roman" w:hAnsi="Segoe UI" w:cs="Segoe UI"/>
          <w:color w:val="auto"/>
          <w:sz w:val="21"/>
          <w:szCs w:val="21"/>
          <w:lang w:val="en-IN" w:eastAsia="en-IN"/>
        </w:rPr>
        <w:t xml:space="preserve"> and accessed through dedicated </w:t>
      </w:r>
      <w:r w:rsidRPr="00B96A27">
        <w:rPr>
          <w:rFonts w:ascii="Segoe UI" w:eastAsia="Times New Roman" w:hAnsi="Segoe UI" w:cs="Segoe UI"/>
          <w:b/>
          <w:bCs/>
          <w:color w:val="auto"/>
          <w:sz w:val="21"/>
          <w:szCs w:val="21"/>
          <w:lang w:val="en-IN" w:eastAsia="en-IN"/>
        </w:rPr>
        <w:t>Blob</w:t>
      </w:r>
      <w:r w:rsidRPr="00B96A27">
        <w:rPr>
          <w:rFonts w:ascii="Segoe UI" w:eastAsia="Times New Roman" w:hAnsi="Segoe UI" w:cs="Segoe UI"/>
          <w:color w:val="auto"/>
          <w:sz w:val="21"/>
          <w:szCs w:val="21"/>
          <w:lang w:val="en-IN" w:eastAsia="en-IN"/>
        </w:rPr>
        <w:t xml:space="preserve"> and </w:t>
      </w:r>
      <w:r w:rsidRPr="00B96A27">
        <w:rPr>
          <w:rFonts w:ascii="Segoe UI" w:eastAsia="Times New Roman" w:hAnsi="Segoe UI" w:cs="Segoe UI"/>
          <w:b/>
          <w:bCs/>
          <w:color w:val="auto"/>
          <w:sz w:val="21"/>
          <w:szCs w:val="21"/>
          <w:lang w:val="en-IN" w:eastAsia="en-IN"/>
        </w:rPr>
        <w:t>DFS Private Endpoints</w:t>
      </w:r>
      <w:r w:rsidRPr="00B96A27">
        <w:rPr>
          <w:rFonts w:ascii="Segoe UI" w:eastAsia="Times New Roman" w:hAnsi="Segoe UI" w:cs="Segoe UI"/>
          <w:color w:val="auto"/>
          <w:sz w:val="21"/>
          <w:szCs w:val="21"/>
          <w:lang w:val="en-IN" w:eastAsia="en-IN"/>
        </w:rPr>
        <w:t xml:space="preserve">. </w:t>
      </w:r>
    </w:p>
    <w:p w14:paraId="5E730FDA" w14:textId="5F7F21CC"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t></w:t>
      </w:r>
      <w:r w:rsidRPr="00B96A27">
        <w:rPr>
          <w:rFonts w:ascii="Segoe UI" w:eastAsia="Times New Roman" w:hAnsi="Segoe UI" w:cs="Segoe UI"/>
          <w:color w:val="auto"/>
          <w:sz w:val="21"/>
          <w:szCs w:val="21"/>
          <w:lang w:val="en-IN" w:eastAsia="en-IN"/>
        </w:rPr>
        <w:t xml:space="preserve"> Secrets, keys, and certificates are managed using </w:t>
      </w:r>
      <w:r w:rsidRPr="00B96A27">
        <w:rPr>
          <w:rFonts w:ascii="Segoe UI" w:eastAsia="Times New Roman" w:hAnsi="Segoe UI" w:cs="Segoe UI"/>
          <w:b/>
          <w:bCs/>
          <w:color w:val="auto"/>
          <w:sz w:val="21"/>
          <w:szCs w:val="21"/>
          <w:lang w:val="en-IN" w:eastAsia="en-IN"/>
        </w:rPr>
        <w:t>Azure Key Vault</w:t>
      </w:r>
      <w:r w:rsidRPr="00B96A27">
        <w:rPr>
          <w:rFonts w:ascii="Segoe UI" w:eastAsia="Times New Roman" w:hAnsi="Segoe UI" w:cs="Segoe UI"/>
          <w:color w:val="auto"/>
          <w:sz w:val="21"/>
          <w:szCs w:val="21"/>
          <w:lang w:val="en-IN" w:eastAsia="en-IN"/>
        </w:rPr>
        <w:t xml:space="preserve">, accessed securely via Private Endpoints. </w:t>
      </w:r>
    </w:p>
    <w:p w14:paraId="7F33F5A2" w14:textId="1382BB19" w:rsidR="00B96A27" w:rsidRPr="00B96A27" w:rsidRDefault="00B96A27" w:rsidP="00B96A27">
      <w:pPr>
        <w:spacing w:after="0" w:line="300" w:lineRule="atLeast"/>
        <w:rPr>
          <w:rFonts w:ascii="Segoe UI" w:eastAsia="Times New Roman" w:hAnsi="Segoe UI" w:cs="Segoe UI"/>
          <w:color w:val="auto"/>
          <w:sz w:val="21"/>
          <w:szCs w:val="21"/>
          <w:lang w:val="en-IN" w:eastAsia="en-IN"/>
        </w:rPr>
      </w:pPr>
      <w:r w:rsidRPr="00B96A27">
        <w:rPr>
          <w:rFonts w:ascii="Segoe UI" w:eastAsia="Times New Roman" w:hAnsi="Symbol" w:cs="Segoe UI"/>
          <w:color w:val="auto"/>
          <w:sz w:val="21"/>
          <w:szCs w:val="21"/>
          <w:lang w:val="en-IN" w:eastAsia="en-IN"/>
        </w:rPr>
        <w:lastRenderedPageBreak/>
        <w:t></w:t>
      </w:r>
      <w:r w:rsidRPr="00B96A27">
        <w:rPr>
          <w:rFonts w:ascii="Segoe UI" w:eastAsia="Times New Roman" w:hAnsi="Segoe UI" w:cs="Segoe UI"/>
          <w:color w:val="auto"/>
          <w:sz w:val="21"/>
          <w:szCs w:val="21"/>
          <w:lang w:val="en-IN" w:eastAsia="en-IN"/>
        </w:rPr>
        <w:t xml:space="preserve"> Azure</w:t>
      </w:r>
      <w:r w:rsidRPr="00B96A27">
        <w:rPr>
          <w:rFonts w:ascii="Segoe UI" w:eastAsia="Times New Roman" w:hAnsi="Segoe UI" w:cs="Segoe UI"/>
          <w:b/>
          <w:bCs/>
          <w:color w:val="auto"/>
          <w:sz w:val="21"/>
          <w:szCs w:val="21"/>
          <w:lang w:val="en-IN" w:eastAsia="en-IN"/>
        </w:rPr>
        <w:t xml:space="preserve"> Log Analytics Workspace</w:t>
      </w:r>
      <w:r w:rsidRPr="00B96A27">
        <w:rPr>
          <w:rFonts w:ascii="Segoe UI" w:eastAsia="Times New Roman" w:hAnsi="Segoe UI" w:cs="Segoe UI"/>
          <w:color w:val="auto"/>
          <w:sz w:val="21"/>
          <w:szCs w:val="21"/>
          <w:lang w:val="en-IN" w:eastAsia="en-IN"/>
        </w:rPr>
        <w:t xml:space="preserve"> (per Landing Zone) and </w:t>
      </w:r>
      <w:r w:rsidRPr="00B96A27">
        <w:rPr>
          <w:rFonts w:ascii="Segoe UI" w:eastAsia="Times New Roman" w:hAnsi="Segoe UI" w:cs="Segoe UI"/>
          <w:b/>
          <w:bCs/>
          <w:color w:val="auto"/>
          <w:sz w:val="21"/>
          <w:szCs w:val="21"/>
          <w:lang w:val="en-IN" w:eastAsia="en-IN"/>
        </w:rPr>
        <w:t>Application Insights</w:t>
      </w:r>
      <w:r w:rsidRPr="00B96A27">
        <w:rPr>
          <w:rFonts w:ascii="Segoe UI" w:eastAsia="Times New Roman" w:hAnsi="Segoe UI" w:cs="Segoe UI"/>
          <w:color w:val="auto"/>
          <w:sz w:val="21"/>
          <w:szCs w:val="21"/>
          <w:lang w:val="en-IN" w:eastAsia="en-IN"/>
        </w:rPr>
        <w:t xml:space="preserve"> (per workload) provide centralized monitoring, diagnostics, observability, and browser-side telemetry. </w:t>
      </w:r>
    </w:p>
    <w:p w14:paraId="4A4147A6" w14:textId="05877D19" w:rsidR="00D84C37" w:rsidRDefault="00CE722F">
      <w:pPr>
        <w:pStyle w:val="Heading2"/>
      </w:pPr>
      <w:bookmarkStart w:id="25" w:name="_Toc243346142"/>
      <w:r>
        <w:t xml:space="preserve">Deployment Environments for </w:t>
      </w:r>
      <w:bookmarkEnd w:id="24"/>
      <w:r w:rsidR="00BA5342">
        <w:t>Data Bricks</w:t>
      </w:r>
      <w:bookmarkEnd w:id="25"/>
    </w:p>
    <w:p w14:paraId="456676C2" w14:textId="4C877AF2" w:rsidR="00D84C37" w:rsidRDefault="00BA5342">
      <w:r>
        <w:t xml:space="preserve">Four </w:t>
      </w:r>
      <w:r w:rsidR="00CE722F">
        <w:t xml:space="preserve">environments are provisioned </w:t>
      </w:r>
      <w:r w:rsidR="00940458">
        <w:t>by</w:t>
      </w:r>
      <w:r w:rsidR="00CE722F">
        <w:t xml:space="preserve"> the Calandra LZ model:</w:t>
      </w:r>
    </w:p>
    <w:p w14:paraId="06E6C6F3" w14:textId="6B1915D9" w:rsidR="00D84C37" w:rsidRDefault="00CE722F" w:rsidP="00454030">
      <w:pPr>
        <w:pStyle w:val="CheckMark"/>
      </w:pPr>
      <w:r w:rsidRPr="00454030">
        <w:t xml:space="preserve">Development: ongoing development and integration testing. </w:t>
      </w:r>
    </w:p>
    <w:p w14:paraId="65AC1285" w14:textId="04DBA0ED" w:rsidR="006A4E27" w:rsidRPr="0074363A" w:rsidRDefault="006A4E27" w:rsidP="0074363A">
      <w:pPr>
        <w:pStyle w:val="CheckMark"/>
        <w:rPr>
          <w:lang w:val="en-IN"/>
        </w:rPr>
      </w:pPr>
      <w:r>
        <w:t>Staging:</w:t>
      </w:r>
      <w:r w:rsidR="0074363A" w:rsidRPr="0074363A">
        <w:rPr>
          <w:rFonts w:ascii="Segoe UI" w:eastAsia="Times New Roman" w:hAnsi="Segoe UI" w:cs="Segoe UI"/>
          <w:color w:val="auto"/>
          <w:sz w:val="21"/>
          <w:szCs w:val="21"/>
          <w:lang w:val="en-IN" w:eastAsia="en-IN"/>
        </w:rPr>
        <w:t xml:space="preserve"> </w:t>
      </w:r>
      <w:r w:rsidR="0074363A" w:rsidRPr="0074363A">
        <w:rPr>
          <w:lang w:val="en-IN"/>
        </w:rPr>
        <w:t>Pre-production validation environment for end-to-end integration, performance testing, release verification, and production readiness checks prior to UAT and production deployment</w:t>
      </w:r>
      <w:r w:rsidR="0074363A">
        <w:rPr>
          <w:lang w:val="en-IN"/>
        </w:rPr>
        <w:t>.</w:t>
      </w:r>
    </w:p>
    <w:p w14:paraId="5E6AFCEA" w14:textId="77777777" w:rsidR="00D84C37" w:rsidRPr="00454030" w:rsidRDefault="00CE722F" w:rsidP="00454030">
      <w:pPr>
        <w:pStyle w:val="CheckMark"/>
      </w:pPr>
      <w:r w:rsidRPr="00454030">
        <w:t>UAT: business acceptance testing, pen-test validation and WAF tuning prior to production.</w:t>
      </w:r>
    </w:p>
    <w:p w14:paraId="49759664" w14:textId="381FA892" w:rsidR="00D84C37" w:rsidRPr="00454030" w:rsidRDefault="00CE722F" w:rsidP="00454030">
      <w:pPr>
        <w:pStyle w:val="CheckMark"/>
      </w:pPr>
      <w:r w:rsidRPr="00454030">
        <w:t xml:space="preserve">Production: live customer-facing deployment for each </w:t>
      </w:r>
      <w:r w:rsidR="006A4E27">
        <w:t>databricks</w:t>
      </w:r>
      <w:r w:rsidRPr="00454030">
        <w:t xml:space="preserve"> workload.</w:t>
      </w:r>
    </w:p>
    <w:p w14:paraId="0667EC23" w14:textId="77777777" w:rsidR="00D84C37" w:rsidRDefault="00D84C37"/>
    <w:p w14:paraId="3D260842" w14:textId="77777777" w:rsidR="000027E0" w:rsidRDefault="000027E0">
      <w:pPr>
        <w:rPr>
          <w:rFonts w:asciiTheme="majorHAnsi" w:eastAsiaTheme="majorEastAsia" w:hAnsiTheme="majorHAnsi" w:cstheme="majorBidi"/>
          <w:b/>
          <w:bCs/>
          <w:color w:val="365F91" w:themeColor="accent1" w:themeShade="BF"/>
          <w:sz w:val="28"/>
          <w:szCs w:val="28"/>
        </w:rPr>
      </w:pPr>
      <w:r>
        <w:br w:type="page"/>
      </w:r>
    </w:p>
    <w:p w14:paraId="5BDAA4D3" w14:textId="745C6BA2" w:rsidR="00D84C37" w:rsidRDefault="00CE722F">
      <w:pPr>
        <w:pStyle w:val="Heading1"/>
      </w:pPr>
      <w:bookmarkStart w:id="26" w:name="_Toc232074085"/>
      <w:bookmarkStart w:id="27" w:name="_Toc243346143"/>
      <w:r>
        <w:lastRenderedPageBreak/>
        <w:t xml:space="preserve">Azure Landing Zone for </w:t>
      </w:r>
      <w:bookmarkEnd w:id="26"/>
      <w:r w:rsidR="00DC3E0D">
        <w:t>DataBricks</w:t>
      </w:r>
      <w:bookmarkEnd w:id="27"/>
    </w:p>
    <w:p w14:paraId="6DF20FA3" w14:textId="77777777" w:rsidR="00D84C37" w:rsidRDefault="00CE722F">
      <w:pPr>
        <w:pStyle w:val="Heading2"/>
      </w:pPr>
      <w:bookmarkStart w:id="28" w:name="_Toc232074086"/>
      <w:bookmarkStart w:id="29" w:name="_Toc243346144"/>
      <w:r>
        <w:t>Technical requirements</w:t>
      </w:r>
      <w:bookmarkEnd w:id="28"/>
      <w:bookmarkEnd w:id="29"/>
    </w:p>
    <w:p w14:paraId="7A4ECA03" w14:textId="07A69A79" w:rsidR="00D84C37" w:rsidRDefault="00CE722F">
      <w:r>
        <w:t xml:space="preserve">The </w:t>
      </w:r>
      <w:r w:rsidR="0011310C">
        <w:t>data</w:t>
      </w:r>
      <w:r>
        <w:t xml:space="preserve"> Landing Zone is a Calandra Tier 1 Landing Zone. </w:t>
      </w:r>
      <w:r w:rsidR="0011310C">
        <w:t xml:space="preserve">Databricks </w:t>
      </w:r>
      <w:r>
        <w:t xml:space="preserve">is the initial workload; additional workloads will be onboarded into the same LZ as the </w:t>
      </w:r>
      <w:r w:rsidR="0011310C">
        <w:t>data</w:t>
      </w:r>
      <w:r>
        <w:t xml:space="preserve"> portfolio grows. Resource naming follows Calandra Naming Conventions v0.2 - see the resource tables in each subscription section below. </w:t>
      </w:r>
    </w:p>
    <w:p w14:paraId="540912A7" w14:textId="7A2EFFBD" w:rsidR="00D84C37" w:rsidRDefault="0011310C">
      <w:r>
        <w:t xml:space="preserve">Four </w:t>
      </w:r>
      <w:r w:rsidR="00CE722F">
        <w:t xml:space="preserve">application subscriptions required: Dev, </w:t>
      </w:r>
      <w:r>
        <w:t xml:space="preserve">Staging, </w:t>
      </w:r>
      <w:r w:rsidR="00CE722F">
        <w:t xml:space="preserve">UAT and Production. Sandbox optional. </w:t>
      </w:r>
    </w:p>
    <w:p w14:paraId="324F719E" w14:textId="77777777" w:rsidR="00D84C37" w:rsidRDefault="00CE722F">
      <w:pPr>
        <w:pStyle w:val="Heading2"/>
      </w:pPr>
      <w:bookmarkStart w:id="30" w:name="_Toc232074087"/>
      <w:bookmarkStart w:id="31" w:name="_Toc243346145"/>
      <w:r>
        <w:t>Azure Landing zone Design</w:t>
      </w:r>
      <w:bookmarkEnd w:id="30"/>
      <w:bookmarkEnd w:id="31"/>
    </w:p>
    <w:p w14:paraId="2CC67751" w14:textId="77777777" w:rsidR="00D84C37" w:rsidRDefault="00CE722F">
      <w:r>
        <w:t>The Insurance Landing Zone has three distinct layers:</w:t>
      </w:r>
    </w:p>
    <w:p w14:paraId="54DC2BC0" w14:textId="1D80D778" w:rsidR="00D84C37" w:rsidRDefault="00CE722F" w:rsidP="000027E0">
      <w:pPr>
        <w:pStyle w:val="CheckMark"/>
        <w:numPr>
          <w:ilvl w:val="0"/>
          <w:numId w:val="14"/>
        </w:numPr>
      </w:pPr>
      <w:r>
        <w:t xml:space="preserve">Tier 0 - Calandra Shared Services: Common capabilities including vWAN hub connectivity, Private DNS zones, Entra ID and Entra External ID B2C, shared Log Analytics / Sentinel and ServiceNow ITSM. These services are consumed by </w:t>
      </w:r>
      <w:r w:rsidR="00F562D4">
        <w:t>databricks</w:t>
      </w:r>
      <w:r>
        <w:t>; no Tier 0 resources are deployed by this LLD.</w:t>
      </w:r>
    </w:p>
    <w:p w14:paraId="1D874FFA" w14:textId="72D6E351" w:rsidR="00D84C37" w:rsidRDefault="00CE722F" w:rsidP="000027E0">
      <w:pPr>
        <w:pStyle w:val="CheckMark"/>
        <w:numPr>
          <w:ilvl w:val="0"/>
          <w:numId w:val="14"/>
        </w:numPr>
      </w:pPr>
      <w:r>
        <w:t xml:space="preserve">Tier 1 Platform Landing Zone: The </w:t>
      </w:r>
      <w:r w:rsidR="00BE5F9C">
        <w:t>data</w:t>
      </w:r>
      <w:r>
        <w:t xml:space="preserve"> LZ Connectivity and Management subscriptions (see Subscriptions table) host the Azure Firewall, vWAN hub spoke connection, private build agent VMSS, Log Analytics workspaces and IaC backend storage. These subscriptions are shared across all workloads within the </w:t>
      </w:r>
      <w:r w:rsidR="00F562D4">
        <w:t xml:space="preserve">data </w:t>
      </w:r>
      <w:r>
        <w:t>LZ.</w:t>
      </w:r>
    </w:p>
    <w:p w14:paraId="6B13DA85" w14:textId="2A68D4C7" w:rsidR="00D84C37" w:rsidRDefault="00CE722F" w:rsidP="000027E0">
      <w:pPr>
        <w:pStyle w:val="CheckMark"/>
        <w:numPr>
          <w:ilvl w:val="0"/>
          <w:numId w:val="14"/>
        </w:numPr>
      </w:pPr>
      <w:r>
        <w:t xml:space="preserve">Tier 1 Application Landing Zone: Application-specific subscriptions (see Subscriptions table) host the </w:t>
      </w:r>
      <w:r w:rsidR="00BE5F9C">
        <w:t>databricks</w:t>
      </w:r>
      <w:r>
        <w:t xml:space="preserve"> workload resources.</w:t>
      </w:r>
    </w:p>
    <w:p w14:paraId="73B32310" w14:textId="77777777" w:rsidR="00D84C37" w:rsidRDefault="00CE722F">
      <w:pPr>
        <w:pStyle w:val="Heading2"/>
      </w:pPr>
      <w:bookmarkStart w:id="32" w:name="_Toc232074088"/>
      <w:bookmarkStart w:id="33" w:name="_Toc243346146"/>
      <w:r>
        <w:t>Ownership</w:t>
      </w:r>
      <w:bookmarkEnd w:id="32"/>
      <w:bookmarkEnd w:id="33"/>
    </w:p>
    <w:p w14:paraId="3A551BAB" w14:textId="77777777" w:rsidR="00D84C37" w:rsidRDefault="00CE722F">
      <w:r>
        <w:t>The following diagram assumes the following ownership per layer</w:t>
      </w:r>
    </w:p>
    <w:p w14:paraId="6E133686" w14:textId="77777777" w:rsidR="00D84C37" w:rsidRDefault="00CE722F" w:rsidP="00614167">
      <w:pPr>
        <w:pStyle w:val="ListParagraph"/>
        <w:numPr>
          <w:ilvl w:val="0"/>
          <w:numId w:val="15"/>
        </w:numPr>
      </w:pPr>
      <w:r>
        <w:t>Tier 0 managed by Hexaware Tier 0 team</w:t>
      </w:r>
    </w:p>
    <w:p w14:paraId="721FB6DA" w14:textId="77777777" w:rsidR="00D84C37" w:rsidRDefault="00CE722F" w:rsidP="00614167">
      <w:pPr>
        <w:pStyle w:val="ListParagraph"/>
        <w:numPr>
          <w:ilvl w:val="0"/>
          <w:numId w:val="15"/>
        </w:numPr>
      </w:pPr>
      <w:r>
        <w:t>Tier 1 – Platform/Infrastructure – Tier 0 team</w:t>
      </w:r>
    </w:p>
    <w:p w14:paraId="45B6B2EB" w14:textId="048480FE" w:rsidR="00D84C37" w:rsidRDefault="00CE722F" w:rsidP="00614167">
      <w:pPr>
        <w:pStyle w:val="ListParagraph"/>
        <w:numPr>
          <w:ilvl w:val="0"/>
          <w:numId w:val="15"/>
        </w:numPr>
      </w:pPr>
      <w:r>
        <w:t xml:space="preserve">Application Layer (Delivery Pipelines </w:t>
      </w:r>
      <w:r w:rsidR="00940458">
        <w:t>etc.</w:t>
      </w:r>
      <w:r>
        <w:t>) – Development partner (</w:t>
      </w:r>
      <w:r w:rsidR="00BE5F9C">
        <w:t>??</w:t>
      </w:r>
      <w:r>
        <w:t>)</w:t>
      </w:r>
    </w:p>
    <w:p w14:paraId="0CFAC69A" w14:textId="77777777" w:rsidR="00D84C37" w:rsidRDefault="00D84C37"/>
    <w:p w14:paraId="589729CB" w14:textId="7BE4BAD6" w:rsidR="00AB73F1" w:rsidRDefault="00AB73F1">
      <w:pPr>
        <w:pStyle w:val="Heading2"/>
      </w:pPr>
      <w:bookmarkStart w:id="34" w:name="_Toc232074089"/>
      <w:bookmarkStart w:id="35" w:name="_Toc243346147"/>
      <w:r>
        <w:t>CIDR Pool Allocation</w:t>
      </w:r>
      <w:bookmarkEnd w:id="34"/>
      <w:bookmarkEnd w:id="35"/>
    </w:p>
    <w:p w14:paraId="01CF5319" w14:textId="1274B0CA" w:rsidR="00AB73F1" w:rsidRPr="00103A81" w:rsidRDefault="00A24098" w:rsidP="00AB73F1">
      <w:pPr>
        <w:spacing w:after="0"/>
        <w:rPr>
          <w:rFonts w:ascii="Aptos" w:hAnsi="Aptos" w:cs="Segoe UI"/>
          <w:color w:val="424242"/>
        </w:rPr>
      </w:pPr>
      <w:r w:rsidRPr="00A24098">
        <w:rPr>
          <w:rFonts w:ascii="Aptos" w:hAnsi="Aptos" w:cs="Segoe UI"/>
          <w:color w:val="424242"/>
        </w:rPr>
        <w:t xml:space="preserve">The Doubtless Pet DPX Infrastructure subscriptions within the Azure Landing Zone are categorized as Tier 1 spoke subscriptions. These subscriptions will serve as shared or dedicated landing zones for the various business entities, brands and assets that require onboarding into Calandra. The list below outlines the spoke subscriptions that will be </w:t>
      </w:r>
      <w:r>
        <w:rPr>
          <w:rFonts w:ascii="Aptos" w:hAnsi="Aptos" w:cs="Segoe UI"/>
          <w:color w:val="424242"/>
        </w:rPr>
        <w:t>used by data bricks</w:t>
      </w:r>
      <w:r w:rsidRPr="00A24098">
        <w:rPr>
          <w:rFonts w:ascii="Aptos" w:hAnsi="Aptos" w:cs="Segoe UI"/>
          <w:color w:val="424242"/>
        </w:rPr>
        <w:t>.</w:t>
      </w:r>
    </w:p>
    <w:tbl>
      <w:tblPr>
        <w:tblW w:w="9576" w:type="dxa"/>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686"/>
        <w:gridCol w:w="1701"/>
        <w:gridCol w:w="1275"/>
        <w:gridCol w:w="3914"/>
      </w:tblGrid>
      <w:tr w:rsidR="00AB73F1" w:rsidRPr="00E2752D" w14:paraId="40CE8908" w14:textId="77777777" w:rsidTr="009C0FCC">
        <w:trPr>
          <w:tblHeader/>
          <w:tblCellSpacing w:w="15" w:type="dxa"/>
        </w:trPr>
        <w:tc>
          <w:tcPr>
            <w:tcW w:w="2641"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9B38F12" w14:textId="77777777" w:rsidR="00AB73F1" w:rsidRPr="00E2752D" w:rsidRDefault="00AB73F1" w:rsidP="00F714E8">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Subscription</w:t>
            </w:r>
          </w:p>
        </w:tc>
        <w:tc>
          <w:tcPr>
            <w:tcW w:w="1671"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88466BB" w14:textId="77777777" w:rsidR="00AB73F1" w:rsidRPr="00E2752D" w:rsidRDefault="00AB73F1" w:rsidP="00F714E8">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CIDR Block</w:t>
            </w:r>
          </w:p>
        </w:tc>
        <w:tc>
          <w:tcPr>
            <w:tcW w:w="124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A65DF74" w14:textId="77777777" w:rsidR="00AB73F1" w:rsidRPr="00E2752D" w:rsidRDefault="00AB73F1" w:rsidP="00F714E8">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Total Hosts</w:t>
            </w:r>
          </w:p>
        </w:tc>
        <w:tc>
          <w:tcPr>
            <w:tcW w:w="3869"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13A334A" w14:textId="77777777" w:rsidR="00AB73F1" w:rsidRPr="00E2752D" w:rsidRDefault="00AB73F1" w:rsidP="00F714E8">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Purpose</w:t>
            </w:r>
          </w:p>
        </w:tc>
      </w:tr>
      <w:tr w:rsidR="00AB73F1" w:rsidRPr="00E2752D" w14:paraId="0C95BC96" w14:textId="77777777" w:rsidTr="009C0FCC">
        <w:trPr>
          <w:tblCellSpacing w:w="15" w:type="dxa"/>
        </w:trPr>
        <w:tc>
          <w:tcPr>
            <w:tcW w:w="2641"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A771FD2" w14:textId="26B5DC39" w:rsidR="00AB73F1" w:rsidRPr="00771E7E" w:rsidRDefault="00A24098" w:rsidP="00F714E8">
            <w:pPr>
              <w:spacing w:after="0" w:line="259" w:lineRule="auto"/>
              <w:rPr>
                <w:rFonts w:ascii="Aptos" w:hAnsi="Aptos"/>
                <w:sz w:val="18"/>
                <w:szCs w:val="18"/>
                <w:highlight w:val="yellow"/>
              </w:rPr>
            </w:pPr>
            <w:r w:rsidRPr="00A24098">
              <w:rPr>
                <w:sz w:val="27"/>
                <w:szCs w:val="27"/>
              </w:rPr>
              <w:t xml:space="preserve"> </w:t>
            </w:r>
            <w:r w:rsidRPr="00A24098">
              <w:rPr>
                <w:rFonts w:ascii="Aptos" w:hAnsi="Aptos"/>
                <w:sz w:val="18"/>
                <w:szCs w:val="18"/>
              </w:rPr>
              <w:t>dpx-sub-inf-con-gwc-001</w:t>
            </w:r>
          </w:p>
        </w:tc>
        <w:tc>
          <w:tcPr>
            <w:tcW w:w="167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70C8325" w14:textId="38DB9AA1" w:rsidR="00AB73F1" w:rsidRPr="00CE2EA0" w:rsidRDefault="00A24098" w:rsidP="00F714E8">
            <w:pPr>
              <w:spacing w:after="0" w:line="259" w:lineRule="auto"/>
              <w:rPr>
                <w:rFonts w:ascii="Aptos" w:hAnsi="Aptos"/>
                <w:sz w:val="18"/>
                <w:szCs w:val="18"/>
              </w:rPr>
            </w:pPr>
            <w:r w:rsidRPr="00A24098">
              <w:rPr>
                <w:rFonts w:ascii="Aptos" w:hAnsi="Aptos"/>
                <w:sz w:val="18"/>
                <w:szCs w:val="18"/>
              </w:rPr>
              <w:t>10.130.2.0</w:t>
            </w:r>
            <w:r>
              <w:rPr>
                <w:rFonts w:ascii="Aptos" w:hAnsi="Aptos"/>
                <w:sz w:val="18"/>
                <w:szCs w:val="18"/>
              </w:rPr>
              <w:t>/2</w:t>
            </w:r>
            <w:r w:rsidR="00F562D4">
              <w:rPr>
                <w:rFonts w:ascii="Aptos" w:hAnsi="Aptos"/>
                <w:sz w:val="18"/>
                <w:szCs w:val="18"/>
              </w:rPr>
              <w:t>3</w:t>
            </w:r>
          </w:p>
        </w:tc>
        <w:tc>
          <w:tcPr>
            <w:tcW w:w="1245"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61003B2" w14:textId="5BC7E43C" w:rsidR="00AB73F1" w:rsidRPr="00CE2EA0" w:rsidRDefault="00F562D4" w:rsidP="00F714E8">
            <w:pPr>
              <w:spacing w:after="0" w:line="259" w:lineRule="auto"/>
              <w:rPr>
                <w:rFonts w:ascii="Aptos" w:hAnsi="Aptos"/>
                <w:sz w:val="18"/>
                <w:szCs w:val="18"/>
              </w:rPr>
            </w:pPr>
            <w:r>
              <w:rPr>
                <w:rFonts w:ascii="Aptos" w:hAnsi="Aptos"/>
                <w:sz w:val="18"/>
                <w:szCs w:val="18"/>
              </w:rPr>
              <w:t>512</w:t>
            </w:r>
          </w:p>
        </w:tc>
        <w:tc>
          <w:tcPr>
            <w:tcW w:w="386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F6ABB07" w14:textId="291C5DBF" w:rsidR="00AB73F1" w:rsidRPr="00E2752D" w:rsidRDefault="00AB73F1" w:rsidP="00F714E8">
            <w:pPr>
              <w:spacing w:after="0" w:line="259" w:lineRule="auto"/>
              <w:rPr>
                <w:rFonts w:ascii="Aptos" w:hAnsi="Aptos"/>
                <w:sz w:val="18"/>
                <w:szCs w:val="18"/>
              </w:rPr>
            </w:pPr>
            <w:r>
              <w:rPr>
                <w:rFonts w:ascii="Aptos" w:hAnsi="Aptos"/>
                <w:sz w:val="18"/>
                <w:szCs w:val="18"/>
              </w:rPr>
              <w:t xml:space="preserve">Connectivity - </w:t>
            </w:r>
            <w:r w:rsidRPr="00E2752D">
              <w:rPr>
                <w:rFonts w:ascii="Aptos" w:hAnsi="Aptos"/>
                <w:sz w:val="18"/>
                <w:szCs w:val="18"/>
              </w:rPr>
              <w:t>VPN, ExpressRoute, peering</w:t>
            </w:r>
            <w:r w:rsidR="00A24098">
              <w:rPr>
                <w:rFonts w:ascii="Aptos" w:hAnsi="Aptos"/>
                <w:sz w:val="18"/>
                <w:szCs w:val="18"/>
              </w:rPr>
              <w:t xml:space="preserve"> and </w:t>
            </w:r>
          </w:p>
        </w:tc>
      </w:tr>
      <w:tr w:rsidR="00AB73F1" w:rsidRPr="00E2752D" w14:paraId="5B29F6B3" w14:textId="77777777" w:rsidTr="00A46A50">
        <w:trPr>
          <w:tblCellSpacing w:w="15" w:type="dxa"/>
        </w:trPr>
        <w:tc>
          <w:tcPr>
            <w:tcW w:w="2641" w:type="dxa"/>
            <w:tcBorders>
              <w:left w:val="single" w:sz="6" w:space="0" w:color="E6E6E6"/>
              <w:right w:val="single" w:sz="6" w:space="0" w:color="E6E6E6"/>
            </w:tcBorders>
            <w:shd w:val="clear" w:color="auto" w:fill="FAFAFA"/>
            <w:tcMar>
              <w:top w:w="120" w:type="dxa"/>
              <w:left w:w="180" w:type="dxa"/>
              <w:bottom w:w="90" w:type="dxa"/>
              <w:right w:w="120" w:type="dxa"/>
            </w:tcMar>
            <w:vAlign w:val="center"/>
            <w:hideMark/>
          </w:tcPr>
          <w:p w14:paraId="67706D14" w14:textId="680070BA" w:rsidR="00AB73F1" w:rsidRPr="00771E7E" w:rsidRDefault="00A24098" w:rsidP="00F714E8">
            <w:pPr>
              <w:spacing w:after="0" w:line="259" w:lineRule="auto"/>
              <w:rPr>
                <w:rFonts w:ascii="Aptos" w:hAnsi="Aptos"/>
                <w:sz w:val="18"/>
                <w:szCs w:val="18"/>
                <w:highlight w:val="yellow"/>
              </w:rPr>
            </w:pPr>
            <w:r w:rsidRPr="00A24098">
              <w:rPr>
                <w:rFonts w:ascii="Aptos" w:hAnsi="Aptos"/>
                <w:sz w:val="18"/>
                <w:szCs w:val="18"/>
              </w:rPr>
              <w:lastRenderedPageBreak/>
              <w:t>dpx-sub-inf-mgt-gwc-001</w:t>
            </w:r>
          </w:p>
        </w:tc>
        <w:tc>
          <w:tcPr>
            <w:tcW w:w="1671" w:type="dxa"/>
            <w:tcBorders>
              <w:right w:val="single" w:sz="6" w:space="0" w:color="E6E6E6"/>
            </w:tcBorders>
            <w:shd w:val="clear" w:color="auto" w:fill="FAFAFA"/>
            <w:tcMar>
              <w:top w:w="120" w:type="dxa"/>
              <w:left w:w="180" w:type="dxa"/>
              <w:bottom w:w="90" w:type="dxa"/>
              <w:right w:w="120" w:type="dxa"/>
            </w:tcMar>
            <w:hideMark/>
          </w:tcPr>
          <w:p w14:paraId="5F158702" w14:textId="15592E47" w:rsidR="00AB73F1" w:rsidRPr="00CE2EA0" w:rsidRDefault="00A24098" w:rsidP="00F714E8">
            <w:pPr>
              <w:spacing w:after="0" w:line="259" w:lineRule="auto"/>
              <w:rPr>
                <w:rFonts w:ascii="Aptos" w:hAnsi="Aptos"/>
                <w:sz w:val="18"/>
                <w:szCs w:val="18"/>
              </w:rPr>
            </w:pPr>
            <w:r w:rsidRPr="00A24098">
              <w:rPr>
                <w:rFonts w:ascii="Aptos" w:hAnsi="Aptos"/>
                <w:sz w:val="18"/>
                <w:szCs w:val="18"/>
              </w:rPr>
              <w:t>10.130.8.0</w:t>
            </w:r>
            <w:r w:rsidR="00AB73F1" w:rsidRPr="00CE2EA0">
              <w:rPr>
                <w:rFonts w:ascii="Aptos" w:hAnsi="Aptos"/>
                <w:sz w:val="18"/>
                <w:szCs w:val="18"/>
              </w:rPr>
              <w:t>/2</w:t>
            </w:r>
            <w:r>
              <w:rPr>
                <w:rFonts w:ascii="Aptos" w:hAnsi="Aptos"/>
                <w:sz w:val="18"/>
                <w:szCs w:val="18"/>
              </w:rPr>
              <w:t>1</w:t>
            </w:r>
          </w:p>
        </w:tc>
        <w:tc>
          <w:tcPr>
            <w:tcW w:w="1245" w:type="dxa"/>
            <w:tcBorders>
              <w:right w:val="single" w:sz="6" w:space="0" w:color="E6E6E6"/>
            </w:tcBorders>
            <w:shd w:val="clear" w:color="auto" w:fill="FAFAFA"/>
            <w:tcMar>
              <w:top w:w="120" w:type="dxa"/>
              <w:left w:w="180" w:type="dxa"/>
              <w:bottom w:w="90" w:type="dxa"/>
              <w:right w:w="120" w:type="dxa"/>
            </w:tcMar>
            <w:hideMark/>
          </w:tcPr>
          <w:p w14:paraId="57E94366" w14:textId="19510F5F" w:rsidR="00AB73F1" w:rsidRPr="00CE2EA0" w:rsidRDefault="00A24098" w:rsidP="00F714E8">
            <w:pPr>
              <w:spacing w:after="0" w:line="259" w:lineRule="auto"/>
              <w:rPr>
                <w:rFonts w:ascii="Aptos" w:hAnsi="Aptos"/>
                <w:sz w:val="18"/>
                <w:szCs w:val="18"/>
              </w:rPr>
            </w:pPr>
            <w:r>
              <w:rPr>
                <w:rFonts w:ascii="Aptos" w:hAnsi="Aptos"/>
                <w:sz w:val="18"/>
                <w:szCs w:val="18"/>
              </w:rPr>
              <w:t>2048</w:t>
            </w:r>
          </w:p>
        </w:tc>
        <w:tc>
          <w:tcPr>
            <w:tcW w:w="3869" w:type="dxa"/>
            <w:tcBorders>
              <w:right w:val="single" w:sz="6" w:space="0" w:color="E6E6E6"/>
            </w:tcBorders>
            <w:shd w:val="clear" w:color="auto" w:fill="FAFAFA"/>
            <w:tcMar>
              <w:top w:w="120" w:type="dxa"/>
              <w:left w:w="180" w:type="dxa"/>
              <w:bottom w:w="90" w:type="dxa"/>
              <w:right w:w="120" w:type="dxa"/>
            </w:tcMar>
            <w:hideMark/>
          </w:tcPr>
          <w:p w14:paraId="2ACB7A92" w14:textId="6193EB43" w:rsidR="00AB73F1" w:rsidRPr="00E2752D" w:rsidRDefault="00AB73F1" w:rsidP="00F714E8">
            <w:pPr>
              <w:spacing w:after="0" w:line="259" w:lineRule="auto"/>
              <w:rPr>
                <w:rFonts w:ascii="Aptos" w:hAnsi="Aptos"/>
                <w:sz w:val="18"/>
                <w:szCs w:val="18"/>
              </w:rPr>
            </w:pPr>
            <w:r>
              <w:rPr>
                <w:rFonts w:ascii="Aptos" w:hAnsi="Aptos"/>
                <w:sz w:val="18"/>
                <w:szCs w:val="18"/>
              </w:rPr>
              <w:t>Management</w:t>
            </w:r>
            <w:r w:rsidR="00A24098">
              <w:rPr>
                <w:rFonts w:ascii="Aptos" w:hAnsi="Aptos"/>
                <w:sz w:val="18"/>
                <w:szCs w:val="18"/>
              </w:rPr>
              <w:t xml:space="preserve"> infra</w:t>
            </w:r>
            <w:r>
              <w:rPr>
                <w:rFonts w:ascii="Aptos" w:hAnsi="Aptos"/>
                <w:sz w:val="18"/>
                <w:szCs w:val="18"/>
              </w:rPr>
              <w:t xml:space="preserve"> - </w:t>
            </w:r>
            <w:r w:rsidRPr="00E2752D">
              <w:rPr>
                <w:rFonts w:ascii="Aptos" w:hAnsi="Aptos"/>
                <w:sz w:val="18"/>
                <w:szCs w:val="18"/>
              </w:rPr>
              <w:t xml:space="preserve">Monitoring, logging, automation </w:t>
            </w:r>
            <w:r w:rsidR="00940458" w:rsidRPr="00E2752D">
              <w:rPr>
                <w:rFonts w:ascii="Aptos" w:hAnsi="Aptos"/>
                <w:sz w:val="18"/>
                <w:szCs w:val="18"/>
              </w:rPr>
              <w:t>tools</w:t>
            </w:r>
            <w:r w:rsidR="00940458">
              <w:rPr>
                <w:rFonts w:ascii="Aptos" w:hAnsi="Aptos"/>
                <w:sz w:val="18"/>
                <w:szCs w:val="18"/>
              </w:rPr>
              <w:t xml:space="preserve">, </w:t>
            </w:r>
            <w:proofErr w:type="spellStart"/>
            <w:r w:rsidR="00940458">
              <w:rPr>
                <w:rFonts w:ascii="Aptos" w:hAnsi="Aptos"/>
                <w:sz w:val="18"/>
                <w:szCs w:val="18"/>
              </w:rPr>
              <w:t>zpa</w:t>
            </w:r>
            <w:proofErr w:type="spellEnd"/>
          </w:p>
        </w:tc>
      </w:tr>
      <w:tr w:rsidR="00A24098" w:rsidRPr="00E2752D" w14:paraId="06AB231E" w14:textId="77777777" w:rsidTr="00A46A50">
        <w:trPr>
          <w:tblCellSpacing w:w="15" w:type="dxa"/>
        </w:trPr>
        <w:tc>
          <w:tcPr>
            <w:tcW w:w="2641" w:type="dxa"/>
            <w:tcBorders>
              <w:left w:val="single" w:sz="6" w:space="0" w:color="E6E6E6"/>
              <w:right w:val="single" w:sz="6" w:space="0" w:color="E6E6E6"/>
            </w:tcBorders>
            <w:shd w:val="clear" w:color="auto" w:fill="FAFAFA"/>
            <w:tcMar>
              <w:top w:w="120" w:type="dxa"/>
              <w:left w:w="180" w:type="dxa"/>
              <w:bottom w:w="90" w:type="dxa"/>
              <w:right w:w="120" w:type="dxa"/>
            </w:tcMar>
            <w:vAlign w:val="center"/>
          </w:tcPr>
          <w:p w14:paraId="27834938" w14:textId="2C4C8336" w:rsidR="00A24098" w:rsidRPr="00A24098" w:rsidRDefault="00A24098" w:rsidP="00F714E8">
            <w:pPr>
              <w:spacing w:after="0" w:line="259" w:lineRule="auto"/>
              <w:rPr>
                <w:rFonts w:ascii="Aptos" w:hAnsi="Aptos"/>
                <w:sz w:val="18"/>
                <w:szCs w:val="18"/>
              </w:rPr>
            </w:pPr>
            <w:r w:rsidRPr="00A24098">
              <w:rPr>
                <w:rFonts w:ascii="Aptos" w:hAnsi="Aptos"/>
                <w:sz w:val="18"/>
                <w:szCs w:val="18"/>
              </w:rPr>
              <w:t>dpx-sub-inf-avd-gwc-001</w:t>
            </w:r>
          </w:p>
        </w:tc>
        <w:tc>
          <w:tcPr>
            <w:tcW w:w="1671" w:type="dxa"/>
            <w:tcBorders>
              <w:right w:val="single" w:sz="6" w:space="0" w:color="E6E6E6"/>
            </w:tcBorders>
            <w:shd w:val="clear" w:color="auto" w:fill="FAFAFA"/>
            <w:tcMar>
              <w:top w:w="120" w:type="dxa"/>
              <w:left w:w="180" w:type="dxa"/>
              <w:bottom w:w="90" w:type="dxa"/>
              <w:right w:w="120" w:type="dxa"/>
            </w:tcMar>
          </w:tcPr>
          <w:p w14:paraId="729CAB5A" w14:textId="5738190D" w:rsidR="00A24098" w:rsidRPr="00CE2EA0" w:rsidRDefault="00A24098" w:rsidP="00F714E8">
            <w:pPr>
              <w:spacing w:after="0" w:line="259" w:lineRule="auto"/>
              <w:rPr>
                <w:rFonts w:ascii="Aptos" w:hAnsi="Aptos"/>
                <w:sz w:val="18"/>
                <w:szCs w:val="18"/>
              </w:rPr>
            </w:pPr>
            <w:r w:rsidRPr="00A24098">
              <w:rPr>
                <w:rFonts w:ascii="Aptos" w:hAnsi="Aptos"/>
                <w:sz w:val="18"/>
                <w:szCs w:val="18"/>
              </w:rPr>
              <w:t>10.130.4.0</w:t>
            </w:r>
            <w:r>
              <w:rPr>
                <w:rFonts w:ascii="Aptos" w:hAnsi="Aptos"/>
                <w:sz w:val="18"/>
                <w:szCs w:val="18"/>
              </w:rPr>
              <w:t>/22</w:t>
            </w:r>
          </w:p>
        </w:tc>
        <w:tc>
          <w:tcPr>
            <w:tcW w:w="1245" w:type="dxa"/>
            <w:tcBorders>
              <w:right w:val="single" w:sz="6" w:space="0" w:color="E6E6E6"/>
            </w:tcBorders>
            <w:shd w:val="clear" w:color="auto" w:fill="FAFAFA"/>
            <w:tcMar>
              <w:top w:w="120" w:type="dxa"/>
              <w:left w:w="180" w:type="dxa"/>
              <w:bottom w:w="90" w:type="dxa"/>
              <w:right w:w="120" w:type="dxa"/>
            </w:tcMar>
          </w:tcPr>
          <w:p w14:paraId="7F669CDE" w14:textId="1CED98A6" w:rsidR="00A24098" w:rsidRPr="00CE2EA0" w:rsidRDefault="00A24098" w:rsidP="00F714E8">
            <w:pPr>
              <w:spacing w:after="0" w:line="259" w:lineRule="auto"/>
              <w:rPr>
                <w:rFonts w:ascii="Aptos" w:hAnsi="Aptos"/>
                <w:sz w:val="18"/>
                <w:szCs w:val="18"/>
              </w:rPr>
            </w:pPr>
            <w:r>
              <w:rPr>
                <w:rFonts w:ascii="Aptos" w:hAnsi="Aptos"/>
                <w:sz w:val="18"/>
                <w:szCs w:val="18"/>
              </w:rPr>
              <w:t>1024</w:t>
            </w:r>
          </w:p>
        </w:tc>
        <w:tc>
          <w:tcPr>
            <w:tcW w:w="3869" w:type="dxa"/>
            <w:tcBorders>
              <w:right w:val="single" w:sz="6" w:space="0" w:color="E6E6E6"/>
            </w:tcBorders>
            <w:shd w:val="clear" w:color="auto" w:fill="FAFAFA"/>
            <w:tcMar>
              <w:top w:w="120" w:type="dxa"/>
              <w:left w:w="180" w:type="dxa"/>
              <w:bottom w:w="90" w:type="dxa"/>
              <w:right w:w="120" w:type="dxa"/>
            </w:tcMar>
          </w:tcPr>
          <w:p w14:paraId="1E9CF68C" w14:textId="22CF444A" w:rsidR="00A24098" w:rsidRDefault="002F2152" w:rsidP="00F714E8">
            <w:pPr>
              <w:spacing w:after="0" w:line="259" w:lineRule="auto"/>
              <w:rPr>
                <w:rFonts w:ascii="Aptos" w:hAnsi="Aptos"/>
                <w:sz w:val="18"/>
                <w:szCs w:val="18"/>
              </w:rPr>
            </w:pPr>
            <w:r>
              <w:rPr>
                <w:rFonts w:ascii="Aptos" w:hAnsi="Aptos"/>
                <w:sz w:val="18"/>
                <w:szCs w:val="18"/>
              </w:rPr>
              <w:t>AVD</w:t>
            </w:r>
          </w:p>
        </w:tc>
      </w:tr>
      <w:tr w:rsidR="00A24098" w:rsidRPr="00E2752D" w14:paraId="4F5E90C9" w14:textId="77777777" w:rsidTr="009C0FCC">
        <w:trPr>
          <w:tblCellSpacing w:w="15" w:type="dxa"/>
        </w:trPr>
        <w:tc>
          <w:tcPr>
            <w:tcW w:w="2641" w:type="dxa"/>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vAlign w:val="center"/>
          </w:tcPr>
          <w:p w14:paraId="59DBDAF2" w14:textId="3684A117" w:rsidR="00A24098" w:rsidRPr="00A24098" w:rsidRDefault="00A24098" w:rsidP="00F714E8">
            <w:pPr>
              <w:spacing w:after="0" w:line="259" w:lineRule="auto"/>
              <w:rPr>
                <w:rFonts w:ascii="Aptos" w:hAnsi="Aptos"/>
                <w:sz w:val="18"/>
                <w:szCs w:val="18"/>
              </w:rPr>
            </w:pPr>
          </w:p>
        </w:tc>
        <w:tc>
          <w:tcPr>
            <w:tcW w:w="1671" w:type="dxa"/>
            <w:tcBorders>
              <w:bottom w:val="single" w:sz="6" w:space="0" w:color="E6E6E6"/>
              <w:right w:val="single" w:sz="6" w:space="0" w:color="E6E6E6"/>
            </w:tcBorders>
            <w:shd w:val="clear" w:color="auto" w:fill="FAFAFA"/>
            <w:tcMar>
              <w:top w:w="120" w:type="dxa"/>
              <w:left w:w="180" w:type="dxa"/>
              <w:bottom w:w="90" w:type="dxa"/>
              <w:right w:w="120" w:type="dxa"/>
            </w:tcMar>
          </w:tcPr>
          <w:p w14:paraId="626B5AFE" w14:textId="77777777" w:rsidR="00A24098" w:rsidRPr="00CE2EA0" w:rsidRDefault="00A24098" w:rsidP="00F714E8">
            <w:pPr>
              <w:spacing w:after="0" w:line="259" w:lineRule="auto"/>
              <w:rPr>
                <w:rFonts w:ascii="Aptos" w:hAnsi="Aptos"/>
                <w:sz w:val="18"/>
                <w:szCs w:val="18"/>
              </w:rPr>
            </w:pPr>
          </w:p>
        </w:tc>
        <w:tc>
          <w:tcPr>
            <w:tcW w:w="1245" w:type="dxa"/>
            <w:tcBorders>
              <w:bottom w:val="single" w:sz="6" w:space="0" w:color="E6E6E6"/>
              <w:right w:val="single" w:sz="6" w:space="0" w:color="E6E6E6"/>
            </w:tcBorders>
            <w:shd w:val="clear" w:color="auto" w:fill="FAFAFA"/>
            <w:tcMar>
              <w:top w:w="120" w:type="dxa"/>
              <w:left w:w="180" w:type="dxa"/>
              <w:bottom w:w="90" w:type="dxa"/>
              <w:right w:w="120" w:type="dxa"/>
            </w:tcMar>
          </w:tcPr>
          <w:p w14:paraId="4B8E9D63" w14:textId="77777777" w:rsidR="00A24098" w:rsidRPr="00CE2EA0" w:rsidRDefault="00A24098" w:rsidP="00F714E8">
            <w:pPr>
              <w:spacing w:after="0" w:line="259" w:lineRule="auto"/>
              <w:rPr>
                <w:rFonts w:ascii="Aptos" w:hAnsi="Aptos"/>
                <w:sz w:val="18"/>
                <w:szCs w:val="18"/>
              </w:rPr>
            </w:pPr>
          </w:p>
        </w:tc>
        <w:tc>
          <w:tcPr>
            <w:tcW w:w="3869" w:type="dxa"/>
            <w:tcBorders>
              <w:bottom w:val="single" w:sz="6" w:space="0" w:color="E6E6E6"/>
              <w:right w:val="single" w:sz="6" w:space="0" w:color="E6E6E6"/>
            </w:tcBorders>
            <w:shd w:val="clear" w:color="auto" w:fill="FAFAFA"/>
            <w:tcMar>
              <w:top w:w="120" w:type="dxa"/>
              <w:left w:w="180" w:type="dxa"/>
              <w:bottom w:w="90" w:type="dxa"/>
              <w:right w:w="120" w:type="dxa"/>
            </w:tcMar>
          </w:tcPr>
          <w:p w14:paraId="3938B402" w14:textId="38CD8EF9" w:rsidR="00A24098" w:rsidRDefault="00A24098" w:rsidP="00F714E8">
            <w:pPr>
              <w:spacing w:after="0" w:line="259" w:lineRule="auto"/>
              <w:rPr>
                <w:rFonts w:ascii="Aptos" w:hAnsi="Aptos"/>
                <w:sz w:val="18"/>
                <w:szCs w:val="18"/>
              </w:rPr>
            </w:pPr>
          </w:p>
        </w:tc>
      </w:tr>
    </w:tbl>
    <w:p w14:paraId="0783A0AA" w14:textId="34FE32C2" w:rsidR="002F2152" w:rsidRDefault="002F2152" w:rsidP="002F2152">
      <w:pPr>
        <w:pStyle w:val="NormalWeb"/>
        <w:spacing w:before="120" w:beforeAutospacing="0" w:after="0" w:afterAutospacing="0"/>
        <w:rPr>
          <w:rFonts w:ascii="Aptos" w:hAnsi="Aptos" w:cs="Segoe UI"/>
          <w:b/>
          <w:bCs/>
          <w:color w:val="424242"/>
        </w:rPr>
      </w:pPr>
      <w:r>
        <w:rPr>
          <w:rFonts w:ascii="Aptos" w:hAnsi="Aptos" w:cs="Segoe UI"/>
          <w:b/>
          <w:bCs/>
          <w:color w:val="424242"/>
        </w:rPr>
        <w:t xml:space="preserve">For </w:t>
      </w:r>
      <w:r w:rsidR="003657D0">
        <w:rPr>
          <w:rFonts w:ascii="Aptos" w:hAnsi="Aptos" w:cs="Segoe UI"/>
          <w:b/>
          <w:bCs/>
          <w:color w:val="424242"/>
        </w:rPr>
        <w:t xml:space="preserve">creating data specific common component following management subscription will be use. </w:t>
      </w:r>
    </w:p>
    <w:tbl>
      <w:tblPr>
        <w:tblW w:w="9576" w:type="dxa"/>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686"/>
        <w:gridCol w:w="1701"/>
        <w:gridCol w:w="1275"/>
        <w:gridCol w:w="3914"/>
      </w:tblGrid>
      <w:tr w:rsidR="003657D0" w:rsidRPr="00E2752D" w14:paraId="45EC5032" w14:textId="77777777" w:rsidTr="008E69E7">
        <w:trPr>
          <w:tblHeader/>
          <w:tblCellSpacing w:w="15" w:type="dxa"/>
        </w:trPr>
        <w:tc>
          <w:tcPr>
            <w:tcW w:w="2641"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2EBE8B9" w14:textId="77777777" w:rsidR="003657D0" w:rsidRPr="00E2752D" w:rsidRDefault="003657D0" w:rsidP="008E69E7">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Subscription</w:t>
            </w:r>
          </w:p>
        </w:tc>
        <w:tc>
          <w:tcPr>
            <w:tcW w:w="1671"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F4BF3EC" w14:textId="77777777" w:rsidR="003657D0" w:rsidRPr="00E2752D" w:rsidRDefault="003657D0" w:rsidP="008E69E7">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CIDR Block</w:t>
            </w:r>
          </w:p>
        </w:tc>
        <w:tc>
          <w:tcPr>
            <w:tcW w:w="124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FD9822B" w14:textId="77777777" w:rsidR="003657D0" w:rsidRPr="00E2752D" w:rsidRDefault="003657D0" w:rsidP="008E69E7">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Total Hosts</w:t>
            </w:r>
          </w:p>
        </w:tc>
        <w:tc>
          <w:tcPr>
            <w:tcW w:w="3869"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66398DE" w14:textId="77777777" w:rsidR="003657D0" w:rsidRPr="00E2752D" w:rsidRDefault="003657D0" w:rsidP="008E69E7">
            <w:pPr>
              <w:spacing w:after="0" w:line="259" w:lineRule="auto"/>
              <w:rPr>
                <w:rFonts w:ascii="Aptos" w:hAnsi="Aptos"/>
                <w:b/>
                <w:bCs/>
                <w:color w:val="FFFFFF" w:themeColor="background1"/>
                <w:sz w:val="18"/>
                <w:szCs w:val="18"/>
              </w:rPr>
            </w:pPr>
            <w:r w:rsidRPr="00E2752D">
              <w:rPr>
                <w:rFonts w:ascii="Aptos" w:hAnsi="Aptos"/>
                <w:b/>
                <w:bCs/>
                <w:color w:val="FFFFFF" w:themeColor="background1"/>
                <w:sz w:val="18"/>
                <w:szCs w:val="18"/>
              </w:rPr>
              <w:t>Purpose</w:t>
            </w:r>
          </w:p>
        </w:tc>
      </w:tr>
    </w:tbl>
    <w:p w14:paraId="5EADB3D8" w14:textId="2C961693" w:rsidR="003657D0" w:rsidRPr="00A46A50" w:rsidRDefault="003657D0" w:rsidP="00A46A50">
      <w:pPr>
        <w:pStyle w:val="NormalWeb"/>
        <w:spacing w:before="120" w:beforeAutospacing="0" w:after="0" w:afterAutospacing="0"/>
        <w:rPr>
          <w:rFonts w:ascii="Aptos" w:hAnsi="Aptos" w:cs="Segoe UI"/>
          <w:b/>
          <w:bCs/>
          <w:color w:val="424242"/>
        </w:rPr>
      </w:pPr>
      <w:r w:rsidRPr="00A24098">
        <w:rPr>
          <w:rFonts w:ascii="Aptos" w:hAnsi="Aptos"/>
          <w:sz w:val="18"/>
          <w:szCs w:val="18"/>
        </w:rPr>
        <w:t>dpx-sub-</w:t>
      </w:r>
      <w:r>
        <w:rPr>
          <w:rFonts w:ascii="Aptos" w:hAnsi="Aptos"/>
          <w:sz w:val="18"/>
          <w:szCs w:val="18"/>
        </w:rPr>
        <w:t>dat</w:t>
      </w:r>
      <w:r w:rsidRPr="00A24098">
        <w:rPr>
          <w:rFonts w:ascii="Aptos" w:hAnsi="Aptos"/>
          <w:sz w:val="18"/>
          <w:szCs w:val="18"/>
        </w:rPr>
        <w:t>-mgt-gwc-001</w:t>
      </w:r>
      <w:r w:rsidR="00A46A50">
        <w:rPr>
          <w:rFonts w:ascii="Aptos" w:hAnsi="Aptos"/>
          <w:sz w:val="18"/>
          <w:szCs w:val="18"/>
        </w:rPr>
        <w:tab/>
      </w:r>
      <w:r w:rsidR="00A46A50">
        <w:rPr>
          <w:rFonts w:ascii="Aptos" w:hAnsi="Aptos"/>
          <w:sz w:val="18"/>
          <w:szCs w:val="18"/>
        </w:rPr>
        <w:tab/>
      </w:r>
      <w:r w:rsidR="006B1C47" w:rsidRPr="006B1C47">
        <w:rPr>
          <w:rFonts w:ascii="Aptos" w:hAnsi="Aptos"/>
          <w:sz w:val="18"/>
          <w:szCs w:val="18"/>
        </w:rPr>
        <w:t>10.130.192.0/21</w:t>
      </w:r>
      <w:r w:rsidR="00A46A50">
        <w:rPr>
          <w:rFonts w:ascii="Aptos" w:hAnsi="Aptos"/>
          <w:sz w:val="18"/>
          <w:szCs w:val="18"/>
        </w:rPr>
        <w:tab/>
      </w:r>
      <w:r w:rsidR="00A46A50">
        <w:rPr>
          <w:rFonts w:ascii="Aptos" w:hAnsi="Aptos"/>
          <w:sz w:val="18"/>
          <w:szCs w:val="18"/>
        </w:rPr>
        <w:tab/>
      </w:r>
      <w:r w:rsidR="006B1C47">
        <w:rPr>
          <w:rFonts w:ascii="Aptos" w:hAnsi="Aptos"/>
          <w:sz w:val="18"/>
          <w:szCs w:val="18"/>
        </w:rPr>
        <w:t>2048</w:t>
      </w:r>
      <w:r w:rsidR="00A46A50">
        <w:rPr>
          <w:rFonts w:ascii="Aptos" w:hAnsi="Aptos"/>
          <w:sz w:val="18"/>
          <w:szCs w:val="18"/>
        </w:rPr>
        <w:tab/>
        <w:t>common component for data like browser</w:t>
      </w:r>
      <w:r w:rsidR="006B1C47">
        <w:rPr>
          <w:rFonts w:ascii="Aptos" w:hAnsi="Aptos"/>
          <w:sz w:val="18"/>
          <w:szCs w:val="18"/>
        </w:rPr>
        <w:t xml:space="preserve"> </w:t>
      </w:r>
    </w:p>
    <w:p w14:paraId="0BA1C4A3" w14:textId="605FDC66" w:rsidR="00D84C37" w:rsidRDefault="00CE722F">
      <w:pPr>
        <w:pStyle w:val="Heading2"/>
      </w:pPr>
      <w:bookmarkStart w:id="36" w:name="_Toc232074090"/>
      <w:bookmarkStart w:id="37" w:name="_Toc243346148"/>
      <w:r>
        <w:t>Subscriptions</w:t>
      </w:r>
      <w:bookmarkEnd w:id="36"/>
      <w:bookmarkEnd w:id="37"/>
      <w:r>
        <w:t xml:space="preserve"> </w:t>
      </w:r>
    </w:p>
    <w:p w14:paraId="580147A7" w14:textId="4CE6C0A1" w:rsidR="00D84C37" w:rsidRDefault="00CE722F">
      <w:r>
        <w:t xml:space="preserve">The </w:t>
      </w:r>
      <w:r w:rsidR="00A46A50">
        <w:t xml:space="preserve">data </w:t>
      </w:r>
      <w:r>
        <w:t xml:space="preserve">Landing Zone uses </w:t>
      </w:r>
      <w:r w:rsidR="00940458">
        <w:t>following subscriptions</w:t>
      </w:r>
      <w:r>
        <w:t xml:space="preserve"> for the </w:t>
      </w:r>
      <w:r w:rsidR="0010462B">
        <w:t>Databricks</w:t>
      </w:r>
      <w:r w:rsidR="00A46A50">
        <w:t xml:space="preserve"> </w:t>
      </w:r>
      <w:r>
        <w:t>workload. Naming follows Calandra Naming Conventions v0.2 - actual names and IDs are detailed in the Subscriptions table below.</w:t>
      </w:r>
    </w:p>
    <w:p w14:paraId="4426B27A" w14:textId="0E1FCA0B" w:rsidR="00D84C37" w:rsidRDefault="00CE722F" w:rsidP="00287641">
      <w:r>
        <w:t xml:space="preserve">{region} denotes the Azure region code per Calandra Naming Conventions v0.2 (uks = UK South, gwc = Germany West Central, etc.). </w:t>
      </w:r>
      <w:r w:rsidR="00EB0E01">
        <w:t>Germany West Central</w:t>
      </w:r>
      <w:r w:rsidR="00EB0E01" w:rsidDel="00EB0E01">
        <w:t xml:space="preserve"> </w:t>
      </w:r>
      <w:r>
        <w:t xml:space="preserve">is the default region for </w:t>
      </w:r>
      <w:r w:rsidR="00DC3E0D">
        <w:t>Databricks</w:t>
      </w:r>
      <w:r>
        <w:t>.</w:t>
      </w:r>
    </w:p>
    <w:p w14:paraId="6DC4D5EB" w14:textId="77777777" w:rsidR="00A43E2F" w:rsidRDefault="00A43E2F" w:rsidP="00287641"/>
    <w:tbl>
      <w:tblPr>
        <w:tblStyle w:val="TableGrid"/>
        <w:tblW w:w="9360" w:type="dxa"/>
        <w:tblLook w:val="04A0" w:firstRow="1" w:lastRow="0" w:firstColumn="1" w:lastColumn="0" w:noHBand="0" w:noVBand="1"/>
      </w:tblPr>
      <w:tblGrid>
        <w:gridCol w:w="3120"/>
        <w:gridCol w:w="3120"/>
        <w:gridCol w:w="3120"/>
      </w:tblGrid>
      <w:tr w:rsidR="00D84C37" w14:paraId="1C95DF3A" w14:textId="77777777">
        <w:tc>
          <w:tcPr>
            <w:tcW w:w="3120" w:type="dxa"/>
            <w:shd w:val="clear" w:color="auto" w:fill="1A1A1A"/>
          </w:tcPr>
          <w:p w14:paraId="1B99BFE0" w14:textId="77777777" w:rsidR="00D84C37" w:rsidRDefault="00CE722F">
            <w:r>
              <w:rPr>
                <w:b/>
                <w:color w:val="FFFFFF"/>
                <w:sz w:val="20"/>
              </w:rPr>
              <w:t>Description</w:t>
            </w:r>
          </w:p>
        </w:tc>
        <w:tc>
          <w:tcPr>
            <w:tcW w:w="3120" w:type="dxa"/>
            <w:shd w:val="clear" w:color="auto" w:fill="1A1A1A"/>
          </w:tcPr>
          <w:p w14:paraId="7462A7C6" w14:textId="77777777" w:rsidR="00D84C37" w:rsidRDefault="00CE722F">
            <w:r>
              <w:rPr>
                <w:b/>
                <w:color w:val="FFFFFF"/>
                <w:sz w:val="20"/>
              </w:rPr>
              <w:t>Subscription Name</w:t>
            </w:r>
          </w:p>
        </w:tc>
        <w:tc>
          <w:tcPr>
            <w:tcW w:w="3120" w:type="dxa"/>
            <w:shd w:val="clear" w:color="auto" w:fill="1A1A1A"/>
          </w:tcPr>
          <w:p w14:paraId="07CB4800" w14:textId="77777777" w:rsidR="00D84C37" w:rsidRDefault="00CE722F">
            <w:r>
              <w:rPr>
                <w:b/>
                <w:color w:val="FFFFFF"/>
                <w:sz w:val="20"/>
              </w:rPr>
              <w:t>Subscription ID</w:t>
            </w:r>
          </w:p>
        </w:tc>
      </w:tr>
      <w:tr w:rsidR="005B481C" w14:paraId="29A4A3C0" w14:textId="77777777" w:rsidTr="00553B18">
        <w:tc>
          <w:tcPr>
            <w:tcW w:w="3120" w:type="dxa"/>
            <w:shd w:val="clear" w:color="auto" w:fill="F2F2F2"/>
            <w:vAlign w:val="center"/>
          </w:tcPr>
          <w:p w14:paraId="3CA16287" w14:textId="753A422C" w:rsidR="005B481C" w:rsidRDefault="005B481C" w:rsidP="005B481C">
            <w:r>
              <w:rPr>
                <w:rStyle w:val="Strong"/>
              </w:rPr>
              <w:t>Connectivity Subscription</w:t>
            </w:r>
          </w:p>
        </w:tc>
        <w:tc>
          <w:tcPr>
            <w:tcW w:w="3120" w:type="dxa"/>
            <w:vAlign w:val="center"/>
          </w:tcPr>
          <w:p w14:paraId="164DA033" w14:textId="5CFFB4EC" w:rsidR="005B481C" w:rsidRPr="00553B18" w:rsidRDefault="00A46A50" w:rsidP="00553B18">
            <w:r w:rsidRPr="00A46A50">
              <w:t>dpx-sub-inf-con-gwc-001</w:t>
            </w:r>
          </w:p>
        </w:tc>
        <w:tc>
          <w:tcPr>
            <w:tcW w:w="3120" w:type="dxa"/>
            <w:vAlign w:val="center"/>
          </w:tcPr>
          <w:p w14:paraId="3B077F1F" w14:textId="58CC980D" w:rsidR="005B481C" w:rsidRDefault="00A46A50" w:rsidP="005B481C">
            <w:r w:rsidRPr="00A46A50">
              <w:t>b116cab1-74d6-4848-9bb2-32f11adf2f8c</w:t>
            </w:r>
          </w:p>
        </w:tc>
      </w:tr>
      <w:tr w:rsidR="005B481C" w14:paraId="2F079E0B" w14:textId="77777777" w:rsidTr="00553B18">
        <w:tc>
          <w:tcPr>
            <w:tcW w:w="3120" w:type="dxa"/>
            <w:shd w:val="clear" w:color="auto" w:fill="F2F2F2"/>
            <w:vAlign w:val="center"/>
          </w:tcPr>
          <w:p w14:paraId="2C2ACE46" w14:textId="20C7294E" w:rsidR="005B481C" w:rsidRDefault="005B481C" w:rsidP="005B481C">
            <w:r>
              <w:rPr>
                <w:rStyle w:val="Strong"/>
              </w:rPr>
              <w:t>Management Subscription</w:t>
            </w:r>
          </w:p>
        </w:tc>
        <w:tc>
          <w:tcPr>
            <w:tcW w:w="3120" w:type="dxa"/>
            <w:vAlign w:val="center"/>
          </w:tcPr>
          <w:p w14:paraId="01381EE3" w14:textId="3BF20E27" w:rsidR="005B481C" w:rsidRDefault="00A46A50" w:rsidP="005B481C">
            <w:r w:rsidRPr="00A46A50">
              <w:t>dpx-sub-inf-mgt-gwc-00</w:t>
            </w:r>
            <w:r>
              <w:t>1</w:t>
            </w:r>
          </w:p>
        </w:tc>
        <w:tc>
          <w:tcPr>
            <w:tcW w:w="3120" w:type="dxa"/>
            <w:vAlign w:val="center"/>
          </w:tcPr>
          <w:p w14:paraId="61059A91" w14:textId="5015C96E" w:rsidR="005B481C" w:rsidRDefault="00A46A50" w:rsidP="005B481C">
            <w:r w:rsidRPr="00A46A50">
              <w:t>f07630d0-b684-4123-982b-672f744a6fa4</w:t>
            </w:r>
          </w:p>
        </w:tc>
      </w:tr>
      <w:tr w:rsidR="00A46A50" w14:paraId="72DE98E6" w14:textId="77777777" w:rsidTr="00BA5342">
        <w:tc>
          <w:tcPr>
            <w:tcW w:w="3120" w:type="dxa"/>
            <w:shd w:val="clear" w:color="auto" w:fill="F2F2F2"/>
          </w:tcPr>
          <w:p w14:paraId="1BCE0D51" w14:textId="5E801166" w:rsidR="00A46A50" w:rsidRDefault="00A46A50" w:rsidP="00A46A50">
            <w:pPr>
              <w:rPr>
                <w:rStyle w:val="Strong"/>
              </w:rPr>
            </w:pPr>
            <w:r w:rsidRPr="00917971">
              <w:rPr>
                <w:rStyle w:val="Strong"/>
              </w:rPr>
              <w:t>AVD Subscription</w:t>
            </w:r>
          </w:p>
        </w:tc>
        <w:tc>
          <w:tcPr>
            <w:tcW w:w="3120" w:type="dxa"/>
          </w:tcPr>
          <w:p w14:paraId="4AE18F74" w14:textId="4928C15D" w:rsidR="00A46A50" w:rsidRDefault="00A46A50" w:rsidP="00A46A50">
            <w:r w:rsidRPr="00917971">
              <w:t>dpx-sub-inf-avd-gwc-001</w:t>
            </w:r>
          </w:p>
        </w:tc>
        <w:tc>
          <w:tcPr>
            <w:tcW w:w="3120" w:type="dxa"/>
          </w:tcPr>
          <w:p w14:paraId="4A49235E" w14:textId="5CDCEDAA" w:rsidR="00A46A50" w:rsidRDefault="00A46A50" w:rsidP="00A46A50">
            <w:r w:rsidRPr="00917971">
              <w:t>90d89076-962b-4e8f-b7ab-041af15a7a9f</w:t>
            </w:r>
          </w:p>
        </w:tc>
      </w:tr>
      <w:tr w:rsidR="009A4572" w14:paraId="18FC555B" w14:textId="77777777" w:rsidTr="00553B18">
        <w:tc>
          <w:tcPr>
            <w:tcW w:w="3120" w:type="dxa"/>
            <w:shd w:val="clear" w:color="auto" w:fill="F2F2F2"/>
            <w:vAlign w:val="center"/>
          </w:tcPr>
          <w:p w14:paraId="5246EA7B" w14:textId="6EDD63F0" w:rsidR="009A4572" w:rsidRDefault="009A4572" w:rsidP="009A4572">
            <w:r>
              <w:rPr>
                <w:rStyle w:val="Strong"/>
              </w:rPr>
              <w:t>Management Subscription</w:t>
            </w:r>
          </w:p>
        </w:tc>
        <w:tc>
          <w:tcPr>
            <w:tcW w:w="3120" w:type="dxa"/>
            <w:vAlign w:val="center"/>
          </w:tcPr>
          <w:p w14:paraId="059E4C66" w14:textId="3E4FEC5E" w:rsidR="009A4572" w:rsidRDefault="009A4572" w:rsidP="009A4572">
            <w:r w:rsidRPr="00A46A50">
              <w:t>dpx-sub-</w:t>
            </w:r>
            <w:r>
              <w:t>data</w:t>
            </w:r>
            <w:r w:rsidRPr="00A46A50">
              <w:t>-mgt-gwc-00</w:t>
            </w:r>
            <w:r>
              <w:t>1</w:t>
            </w:r>
          </w:p>
        </w:tc>
        <w:tc>
          <w:tcPr>
            <w:tcW w:w="3120" w:type="dxa"/>
            <w:vAlign w:val="center"/>
          </w:tcPr>
          <w:p w14:paraId="24E5A51F" w14:textId="1B2BA77F" w:rsidR="009A4572" w:rsidRDefault="009A4572" w:rsidP="009A4572">
            <w:r w:rsidRPr="00A46A50">
              <w:t>f07630d0-b684-4123-982b-672f744a6fa4</w:t>
            </w:r>
          </w:p>
        </w:tc>
      </w:tr>
      <w:tr w:rsidR="005B481C" w14:paraId="5979F331" w14:textId="77777777" w:rsidTr="00553B18">
        <w:tc>
          <w:tcPr>
            <w:tcW w:w="3120" w:type="dxa"/>
            <w:shd w:val="clear" w:color="auto" w:fill="F2F2F2"/>
            <w:vAlign w:val="center"/>
          </w:tcPr>
          <w:p w14:paraId="2363354A" w14:textId="74C56257" w:rsidR="005B481C" w:rsidRDefault="00A66014" w:rsidP="005B481C">
            <w:r w:rsidRPr="00A66014">
              <w:rPr>
                <w:b/>
                <w:bCs/>
              </w:rPr>
              <w:t>Production Subscription (int)</w:t>
            </w:r>
          </w:p>
        </w:tc>
        <w:tc>
          <w:tcPr>
            <w:tcW w:w="3120" w:type="dxa"/>
            <w:vAlign w:val="center"/>
          </w:tcPr>
          <w:p w14:paraId="30001853" w14:textId="535A8E14" w:rsidR="005B481C" w:rsidRDefault="00A66014" w:rsidP="005B481C">
            <w:r w:rsidRPr="00A66014">
              <w:t>dpx-sub-dat-prd-gwc-int-001</w:t>
            </w:r>
          </w:p>
        </w:tc>
        <w:tc>
          <w:tcPr>
            <w:tcW w:w="3120" w:type="dxa"/>
            <w:vAlign w:val="center"/>
          </w:tcPr>
          <w:p w14:paraId="0EB1E3B9" w14:textId="54097373" w:rsidR="005B481C" w:rsidRDefault="00A66014" w:rsidP="005B481C">
            <w:r w:rsidRPr="00A66014">
              <w:t>ce2ba0dc-e813-4236-99d5-ed4fa0a230c3</w:t>
            </w:r>
          </w:p>
        </w:tc>
      </w:tr>
      <w:tr w:rsidR="005B481C" w14:paraId="48E0BEF3" w14:textId="77777777" w:rsidTr="00553B18">
        <w:tc>
          <w:tcPr>
            <w:tcW w:w="3120" w:type="dxa"/>
            <w:shd w:val="clear" w:color="auto" w:fill="F2F2F2"/>
            <w:vAlign w:val="center"/>
          </w:tcPr>
          <w:p w14:paraId="3673877A" w14:textId="099EE8FC" w:rsidR="005B481C" w:rsidRDefault="00A66014" w:rsidP="005B481C">
            <w:r w:rsidRPr="00A66014">
              <w:rPr>
                <w:b/>
                <w:bCs/>
              </w:rPr>
              <w:t>Production Subscription (ext)</w:t>
            </w:r>
          </w:p>
        </w:tc>
        <w:tc>
          <w:tcPr>
            <w:tcW w:w="3120" w:type="dxa"/>
            <w:vAlign w:val="center"/>
          </w:tcPr>
          <w:p w14:paraId="092123A6" w14:textId="305CB5BC" w:rsidR="005B481C" w:rsidRDefault="00A66014" w:rsidP="005B481C">
            <w:r w:rsidRPr="00A66014">
              <w:t>dpx-sub-dat-prd-gwc-</w:t>
            </w:r>
            <w:r>
              <w:t>ext</w:t>
            </w:r>
            <w:r w:rsidRPr="00A66014">
              <w:t>-001</w:t>
            </w:r>
          </w:p>
        </w:tc>
        <w:tc>
          <w:tcPr>
            <w:tcW w:w="3120" w:type="dxa"/>
            <w:vAlign w:val="center"/>
          </w:tcPr>
          <w:p w14:paraId="57613FFD" w14:textId="6FB4AAE3" w:rsidR="005B481C" w:rsidRDefault="00A66014" w:rsidP="005B481C">
            <w:r w:rsidRPr="00A66014">
              <w:t>03f3f174-be0e-4dee-b2dc-a02c354bb899</w:t>
            </w:r>
          </w:p>
        </w:tc>
      </w:tr>
      <w:tr w:rsidR="005B481C" w14:paraId="17C36DA3" w14:textId="77777777" w:rsidTr="00553B18">
        <w:tc>
          <w:tcPr>
            <w:tcW w:w="3120" w:type="dxa"/>
            <w:shd w:val="clear" w:color="auto" w:fill="F2F2F2"/>
            <w:vAlign w:val="center"/>
          </w:tcPr>
          <w:p w14:paraId="710A5BA6" w14:textId="010CAC26" w:rsidR="005B481C" w:rsidRDefault="00A66014" w:rsidP="005B481C">
            <w:r w:rsidRPr="00A66014">
              <w:rPr>
                <w:b/>
                <w:bCs/>
              </w:rPr>
              <w:t>Staging Subscription (int)</w:t>
            </w:r>
          </w:p>
        </w:tc>
        <w:tc>
          <w:tcPr>
            <w:tcW w:w="3120" w:type="dxa"/>
            <w:vAlign w:val="center"/>
          </w:tcPr>
          <w:p w14:paraId="356AD44F" w14:textId="5E34CDA6" w:rsidR="005B481C" w:rsidRDefault="00A66014" w:rsidP="005B481C">
            <w:r w:rsidRPr="00A66014">
              <w:t>dpx-sub-dat-</w:t>
            </w:r>
            <w:r>
              <w:t>stg</w:t>
            </w:r>
            <w:r w:rsidRPr="00A66014">
              <w:t>-gwc-int-001</w:t>
            </w:r>
          </w:p>
        </w:tc>
        <w:tc>
          <w:tcPr>
            <w:tcW w:w="3120" w:type="dxa"/>
            <w:vAlign w:val="center"/>
          </w:tcPr>
          <w:p w14:paraId="5E5FAED8" w14:textId="2AC23AB7" w:rsidR="005B481C" w:rsidRDefault="00A66014" w:rsidP="005B481C">
            <w:r w:rsidRPr="00A66014">
              <w:t>9c10d173-51d6-4578-8ba7-02b453c9406</w:t>
            </w:r>
          </w:p>
        </w:tc>
      </w:tr>
      <w:tr w:rsidR="007F2599" w14:paraId="77C4F9A4" w14:textId="77777777" w:rsidTr="006C37AD">
        <w:tc>
          <w:tcPr>
            <w:tcW w:w="3120" w:type="dxa"/>
            <w:shd w:val="clear" w:color="auto" w:fill="F2F2F2"/>
            <w:vAlign w:val="center"/>
          </w:tcPr>
          <w:p w14:paraId="6E70141F" w14:textId="78534283" w:rsidR="007F2599" w:rsidRDefault="00A66014" w:rsidP="007F2599">
            <w:pPr>
              <w:rPr>
                <w:rStyle w:val="Strong"/>
              </w:rPr>
            </w:pPr>
            <w:r w:rsidRPr="00A66014">
              <w:rPr>
                <w:b/>
                <w:bCs/>
              </w:rPr>
              <w:t>Staging Subscription (ext)</w:t>
            </w:r>
          </w:p>
        </w:tc>
        <w:tc>
          <w:tcPr>
            <w:tcW w:w="3120" w:type="dxa"/>
            <w:vAlign w:val="center"/>
          </w:tcPr>
          <w:p w14:paraId="5CC0CA38" w14:textId="2D2B9919" w:rsidR="007F2599" w:rsidRDefault="00A66014" w:rsidP="007F2599">
            <w:r w:rsidRPr="00A66014">
              <w:t>dpx-sub-dat-</w:t>
            </w:r>
            <w:r>
              <w:t>stg</w:t>
            </w:r>
            <w:r w:rsidRPr="00A66014">
              <w:t>-gwc-</w:t>
            </w:r>
            <w:r>
              <w:t>ext</w:t>
            </w:r>
            <w:r w:rsidRPr="00A66014">
              <w:t>-001</w:t>
            </w:r>
          </w:p>
        </w:tc>
        <w:tc>
          <w:tcPr>
            <w:tcW w:w="3120" w:type="dxa"/>
            <w:vAlign w:val="center"/>
          </w:tcPr>
          <w:p w14:paraId="6B1AA1FB" w14:textId="7C9D1125" w:rsidR="007F2599" w:rsidRDefault="00A66014" w:rsidP="007F2599">
            <w:r w:rsidRPr="00A66014">
              <w:t>49141344-b6d5-48c8-aa09-006d43a58ee6</w:t>
            </w:r>
          </w:p>
        </w:tc>
      </w:tr>
      <w:tr w:rsidR="007F2599" w14:paraId="31AE0E17" w14:textId="77777777" w:rsidTr="006C37AD">
        <w:tc>
          <w:tcPr>
            <w:tcW w:w="3120" w:type="dxa"/>
            <w:shd w:val="clear" w:color="auto" w:fill="F2F2F2"/>
            <w:vAlign w:val="center"/>
          </w:tcPr>
          <w:p w14:paraId="21DD7122" w14:textId="30A7BA12" w:rsidR="007F2599" w:rsidRDefault="00A66014" w:rsidP="007F2599">
            <w:pPr>
              <w:rPr>
                <w:rStyle w:val="Strong"/>
              </w:rPr>
            </w:pPr>
            <w:r w:rsidRPr="00A66014">
              <w:rPr>
                <w:b/>
                <w:bCs/>
              </w:rPr>
              <w:lastRenderedPageBreak/>
              <w:t>Test Subscription (int)</w:t>
            </w:r>
          </w:p>
        </w:tc>
        <w:tc>
          <w:tcPr>
            <w:tcW w:w="3120" w:type="dxa"/>
            <w:vAlign w:val="center"/>
          </w:tcPr>
          <w:p w14:paraId="4749EF9B" w14:textId="2D9A014F" w:rsidR="007F2599" w:rsidRDefault="00A66014" w:rsidP="007F2599">
            <w:r w:rsidRPr="00A66014">
              <w:t>dpx-sub-dat-</w:t>
            </w:r>
            <w:r>
              <w:t>tst</w:t>
            </w:r>
            <w:r w:rsidRPr="00A66014">
              <w:t>-gwc-int-001</w:t>
            </w:r>
          </w:p>
        </w:tc>
        <w:tc>
          <w:tcPr>
            <w:tcW w:w="3120" w:type="dxa"/>
            <w:vAlign w:val="center"/>
          </w:tcPr>
          <w:p w14:paraId="7A79E75F" w14:textId="0830F318" w:rsidR="007F2599" w:rsidRDefault="00A66014" w:rsidP="007F2599">
            <w:r w:rsidRPr="00A66014">
              <w:t>14e314e0-3956-48c3-852b-59a95b213276</w:t>
            </w:r>
          </w:p>
        </w:tc>
      </w:tr>
      <w:tr w:rsidR="007F2599" w14:paraId="7C269A67" w14:textId="77777777" w:rsidTr="006C37AD">
        <w:tc>
          <w:tcPr>
            <w:tcW w:w="3120" w:type="dxa"/>
            <w:shd w:val="clear" w:color="auto" w:fill="F2F2F2"/>
            <w:vAlign w:val="center"/>
          </w:tcPr>
          <w:p w14:paraId="076EFCD8" w14:textId="58EA8675" w:rsidR="007F2599" w:rsidRDefault="00A66014" w:rsidP="007F2599">
            <w:pPr>
              <w:rPr>
                <w:rStyle w:val="Strong"/>
              </w:rPr>
            </w:pPr>
            <w:r w:rsidRPr="00A66014">
              <w:rPr>
                <w:b/>
                <w:bCs/>
              </w:rPr>
              <w:t>Test Subscription (ext</w:t>
            </w:r>
          </w:p>
        </w:tc>
        <w:tc>
          <w:tcPr>
            <w:tcW w:w="3120" w:type="dxa"/>
            <w:vAlign w:val="center"/>
          </w:tcPr>
          <w:p w14:paraId="47E6AF67" w14:textId="38350CD2" w:rsidR="007F2599" w:rsidRDefault="00A66014" w:rsidP="007F2599">
            <w:r w:rsidRPr="00A66014">
              <w:t>dpx-sub-dat-</w:t>
            </w:r>
            <w:r>
              <w:t>tst</w:t>
            </w:r>
            <w:r w:rsidRPr="00A66014">
              <w:t>-gwc-</w:t>
            </w:r>
            <w:r>
              <w:t>ext</w:t>
            </w:r>
            <w:r w:rsidRPr="00A66014">
              <w:t>-001</w:t>
            </w:r>
          </w:p>
        </w:tc>
        <w:tc>
          <w:tcPr>
            <w:tcW w:w="3120" w:type="dxa"/>
            <w:vAlign w:val="center"/>
          </w:tcPr>
          <w:p w14:paraId="77E3E073" w14:textId="6639B7B8" w:rsidR="007F2599" w:rsidRDefault="00A66014" w:rsidP="007F2599">
            <w:r w:rsidRPr="00A66014">
              <w:t>022e6280-ddd3-4d1c-afb5-ad8133801d0</w:t>
            </w:r>
          </w:p>
        </w:tc>
      </w:tr>
      <w:tr w:rsidR="007F2599" w14:paraId="6AFCA357" w14:textId="77777777" w:rsidTr="006C37AD">
        <w:tc>
          <w:tcPr>
            <w:tcW w:w="3120" w:type="dxa"/>
            <w:shd w:val="clear" w:color="auto" w:fill="F2F2F2"/>
            <w:vAlign w:val="center"/>
          </w:tcPr>
          <w:p w14:paraId="2FFDE8D2" w14:textId="4F49E91B" w:rsidR="007F2599" w:rsidRDefault="00A66014" w:rsidP="007F2599">
            <w:pPr>
              <w:rPr>
                <w:rStyle w:val="Strong"/>
              </w:rPr>
            </w:pPr>
            <w:r w:rsidRPr="00A66014">
              <w:rPr>
                <w:b/>
                <w:bCs/>
              </w:rPr>
              <w:t>Development Subscription (int)</w:t>
            </w:r>
          </w:p>
        </w:tc>
        <w:tc>
          <w:tcPr>
            <w:tcW w:w="3120" w:type="dxa"/>
            <w:vAlign w:val="center"/>
          </w:tcPr>
          <w:p w14:paraId="3AD990D6" w14:textId="618093CA" w:rsidR="007F2599" w:rsidRDefault="00A66014" w:rsidP="007F2599">
            <w:r w:rsidRPr="00A66014">
              <w:t>dpx-sub-dat-</w:t>
            </w:r>
            <w:r>
              <w:t>dev</w:t>
            </w:r>
            <w:r w:rsidRPr="00A66014">
              <w:t>-gwc-int-001</w:t>
            </w:r>
          </w:p>
        </w:tc>
        <w:tc>
          <w:tcPr>
            <w:tcW w:w="3120" w:type="dxa"/>
            <w:vAlign w:val="center"/>
          </w:tcPr>
          <w:p w14:paraId="479645B2" w14:textId="1CB28434" w:rsidR="007F2599" w:rsidRDefault="00A66014" w:rsidP="007F2599">
            <w:r w:rsidRPr="00A66014">
              <w:t>2b6490ff-5c2c-47ee-af85-ee927baca407</w:t>
            </w:r>
          </w:p>
        </w:tc>
      </w:tr>
      <w:tr w:rsidR="00A66014" w14:paraId="299B10AA" w14:textId="77777777" w:rsidTr="006C37AD">
        <w:tc>
          <w:tcPr>
            <w:tcW w:w="3120" w:type="dxa"/>
            <w:shd w:val="clear" w:color="auto" w:fill="F2F2F2"/>
            <w:vAlign w:val="center"/>
          </w:tcPr>
          <w:p w14:paraId="285F478B" w14:textId="4F4A1556" w:rsidR="00A66014" w:rsidRPr="00A66014" w:rsidRDefault="00A66014" w:rsidP="007F2599">
            <w:pPr>
              <w:rPr>
                <w:b/>
                <w:bCs/>
              </w:rPr>
            </w:pPr>
            <w:r w:rsidRPr="00A66014">
              <w:rPr>
                <w:b/>
                <w:bCs/>
              </w:rPr>
              <w:t>Development Subscription (ext</w:t>
            </w:r>
          </w:p>
        </w:tc>
        <w:tc>
          <w:tcPr>
            <w:tcW w:w="3120" w:type="dxa"/>
            <w:vAlign w:val="center"/>
          </w:tcPr>
          <w:p w14:paraId="6A485A50" w14:textId="209BB261" w:rsidR="00A66014" w:rsidRDefault="00A66014" w:rsidP="007F2599">
            <w:r w:rsidRPr="00A66014">
              <w:t>dpx-sub-dat-</w:t>
            </w:r>
            <w:r>
              <w:t>dev</w:t>
            </w:r>
            <w:r w:rsidRPr="00A66014">
              <w:t>-gwc-</w:t>
            </w:r>
            <w:r>
              <w:t>ext</w:t>
            </w:r>
            <w:r w:rsidRPr="00A66014">
              <w:t>-001</w:t>
            </w:r>
          </w:p>
        </w:tc>
        <w:tc>
          <w:tcPr>
            <w:tcW w:w="3120" w:type="dxa"/>
            <w:vAlign w:val="center"/>
          </w:tcPr>
          <w:p w14:paraId="74BD9F74" w14:textId="68E19822" w:rsidR="00A66014" w:rsidRDefault="00A66014" w:rsidP="007F2599">
            <w:r w:rsidRPr="00A66014">
              <w:t>bbef5a9d-5303-4a51-86b6-fd5d8b4cb3fb</w:t>
            </w:r>
          </w:p>
        </w:tc>
      </w:tr>
    </w:tbl>
    <w:p w14:paraId="3F51BF89" w14:textId="77777777" w:rsidR="00D84C37" w:rsidRDefault="00D84C37"/>
    <w:p w14:paraId="39397C83" w14:textId="77777777" w:rsidR="00696865" w:rsidRDefault="00A66014">
      <w:r>
        <w:t>Following resources will be created as part of common subscription</w:t>
      </w:r>
    </w:p>
    <w:p w14:paraId="27411466" w14:textId="35AFED90" w:rsidR="006D5DEA" w:rsidRDefault="00BF21F7">
      <w:r>
        <w:t>ZPA VM</w:t>
      </w:r>
      <w:r w:rsidR="00363084">
        <w:t>’s</w:t>
      </w:r>
      <w:r>
        <w:t>:</w:t>
      </w:r>
    </w:p>
    <w:p w14:paraId="051C4C69" w14:textId="6CA09149" w:rsidR="00363084" w:rsidRPr="00363084" w:rsidRDefault="00BF21F7" w:rsidP="00363084">
      <w:pPr>
        <w:rPr>
          <w:lang w:val="en-IN"/>
        </w:rPr>
      </w:pPr>
      <w:r>
        <w:t xml:space="preserve"> </w:t>
      </w:r>
      <w:r>
        <w:tab/>
        <w:t>Subscription:</w:t>
      </w:r>
      <w:r w:rsidR="00363084" w:rsidRPr="00363084">
        <w:rPr>
          <w:rFonts w:ascii="Times New Roman" w:eastAsia="Times New Roman" w:hAnsi="Times New Roman" w:cs="Times New Roman"/>
          <w:color w:val="auto"/>
          <w:sz w:val="24"/>
          <w:szCs w:val="24"/>
          <w:lang w:val="en-IN" w:eastAsia="en-IN"/>
        </w:rPr>
        <w:t xml:space="preserve"> </w:t>
      </w:r>
      <w:r w:rsidR="00363084" w:rsidRPr="00363084">
        <w:rPr>
          <w:lang w:val="en-IN"/>
        </w:rPr>
        <w:t xml:space="preserve">dpx-sub-inf-mgt-gwc-001 </w:t>
      </w:r>
      <w:r w:rsidR="00363084">
        <w:rPr>
          <w:lang w:val="en-IN"/>
        </w:rPr>
        <w:t>(Already created)</w:t>
      </w:r>
    </w:p>
    <w:p w14:paraId="4A2AD132" w14:textId="71657669" w:rsidR="00363084" w:rsidRDefault="00363084" w:rsidP="00363084">
      <w:pPr>
        <w:rPr>
          <w:lang w:val="en-IN"/>
        </w:rPr>
      </w:pPr>
      <w:r>
        <w:tab/>
        <w:t>Vnet:</w:t>
      </w:r>
      <w:r w:rsidRPr="00363084">
        <w:rPr>
          <w:rFonts w:ascii="Times New Roman" w:eastAsia="Times New Roman" w:hAnsi="Times New Roman" w:cs="Times New Roman"/>
          <w:color w:val="auto"/>
          <w:sz w:val="24"/>
          <w:szCs w:val="24"/>
          <w:lang w:val="en-IN" w:eastAsia="en-IN"/>
        </w:rPr>
        <w:t xml:space="preserve"> </w:t>
      </w:r>
      <w:r w:rsidRPr="00363084">
        <w:rPr>
          <w:lang w:val="en-IN"/>
        </w:rPr>
        <w:t xml:space="preserve">dpx-inf-mgt-gwc-vnet-001 </w:t>
      </w:r>
      <w:r>
        <w:rPr>
          <w:lang w:val="en-IN"/>
        </w:rPr>
        <w:t>(Already created)</w:t>
      </w:r>
    </w:p>
    <w:p w14:paraId="402499D8" w14:textId="0072AF6D" w:rsidR="00363084" w:rsidRDefault="00363084" w:rsidP="00363084">
      <w:pPr>
        <w:rPr>
          <w:lang w:val="en-IN"/>
        </w:rPr>
      </w:pPr>
      <w:r>
        <w:rPr>
          <w:lang w:val="en-IN"/>
        </w:rPr>
        <w:tab/>
        <w:t xml:space="preserve">Subnet: </w:t>
      </w:r>
      <w:r w:rsidRPr="00363084">
        <w:rPr>
          <w:lang w:val="en-IN"/>
        </w:rPr>
        <w:t>dpx-inf</w:t>
      </w:r>
      <w:r w:rsidR="00DC6CA3">
        <w:rPr>
          <w:lang w:val="en-IN"/>
        </w:rPr>
        <w:t>-zpa</w:t>
      </w:r>
      <w:r w:rsidRPr="00363084">
        <w:rPr>
          <w:lang w:val="en-IN"/>
        </w:rPr>
        <w:t>-mgt-gwc-snet-001</w:t>
      </w:r>
    </w:p>
    <w:p w14:paraId="522A6A10" w14:textId="49DC02CE" w:rsidR="00363084" w:rsidRDefault="00363084" w:rsidP="00363084">
      <w:pPr>
        <w:rPr>
          <w:lang w:val="en-IN"/>
        </w:rPr>
      </w:pPr>
      <w:r>
        <w:rPr>
          <w:lang w:val="en-IN"/>
        </w:rPr>
        <w:tab/>
        <w:t>CIDR:</w:t>
      </w:r>
      <w:r w:rsidRPr="00363084">
        <w:rPr>
          <w:lang w:val="en-IN"/>
        </w:rPr>
        <w:t>10.130.8.32/27</w:t>
      </w:r>
    </w:p>
    <w:p w14:paraId="40826AAC" w14:textId="4B78B1B6" w:rsidR="00363084" w:rsidRDefault="00363084" w:rsidP="00363084">
      <w:pPr>
        <w:rPr>
          <w:lang w:val="en-IN"/>
        </w:rPr>
      </w:pPr>
      <w:r>
        <w:rPr>
          <w:lang w:val="en-IN"/>
        </w:rPr>
        <w:tab/>
      </w:r>
      <w:r w:rsidR="00940458">
        <w:rPr>
          <w:lang w:val="en-IN"/>
        </w:rPr>
        <w:t>NSG: allow</w:t>
      </w:r>
      <w:r>
        <w:rPr>
          <w:lang w:val="en-IN"/>
        </w:rPr>
        <w:t xml:space="preserve"> outbound to ui-api private </w:t>
      </w:r>
      <w:r w:rsidR="0010462B">
        <w:rPr>
          <w:lang w:val="en-IN"/>
        </w:rPr>
        <w:t>endpoint</w:t>
      </w:r>
      <w:r>
        <w:rPr>
          <w:lang w:val="en-IN"/>
        </w:rPr>
        <w:t xml:space="preserve"> via firewall</w:t>
      </w:r>
    </w:p>
    <w:p w14:paraId="747C3472" w14:textId="7046690F" w:rsidR="00363084" w:rsidRDefault="00363084" w:rsidP="00363084">
      <w:pPr>
        <w:rPr>
          <w:lang w:val="en-IN"/>
        </w:rPr>
      </w:pPr>
      <w:r>
        <w:rPr>
          <w:lang w:val="en-IN"/>
        </w:rPr>
        <w:tab/>
        <w:t xml:space="preserve">          Allow outbound to zpa server (cloud) via </w:t>
      </w:r>
      <w:r w:rsidR="00940458">
        <w:rPr>
          <w:lang w:val="en-IN"/>
        </w:rPr>
        <w:t>firewall.</w:t>
      </w:r>
    </w:p>
    <w:p w14:paraId="7AC63F97" w14:textId="77777777" w:rsidR="00363084" w:rsidRDefault="00363084" w:rsidP="00363084">
      <w:pPr>
        <w:rPr>
          <w:lang w:val="en-IN"/>
        </w:rPr>
      </w:pPr>
    </w:p>
    <w:p w14:paraId="136BB1C5" w14:textId="1818F5A2" w:rsidR="00363084" w:rsidRDefault="00363084" w:rsidP="00363084">
      <w:pPr>
        <w:rPr>
          <w:lang w:val="en-IN"/>
        </w:rPr>
      </w:pPr>
      <w:r>
        <w:rPr>
          <w:lang w:val="en-IN"/>
        </w:rPr>
        <w:t xml:space="preserve">WebAuth Host </w:t>
      </w:r>
      <w:r w:rsidR="00DC6CA3">
        <w:rPr>
          <w:lang w:val="en-IN"/>
        </w:rPr>
        <w:t>Subnet</w:t>
      </w:r>
      <w:r>
        <w:rPr>
          <w:lang w:val="en-IN"/>
        </w:rPr>
        <w:t>:</w:t>
      </w:r>
    </w:p>
    <w:p w14:paraId="7DD54CA2" w14:textId="42F5755C" w:rsidR="00363084" w:rsidRPr="00363084" w:rsidRDefault="00363084" w:rsidP="00363084">
      <w:pPr>
        <w:rPr>
          <w:lang w:val="en-IN"/>
        </w:rPr>
      </w:pPr>
      <w:r>
        <w:rPr>
          <w:lang w:val="en-IN"/>
        </w:rPr>
        <w:tab/>
      </w:r>
      <w:r>
        <w:t>Subscription:</w:t>
      </w:r>
      <w:r w:rsidRPr="00363084">
        <w:rPr>
          <w:rFonts w:ascii="Times New Roman" w:eastAsia="Times New Roman" w:hAnsi="Times New Roman" w:cs="Times New Roman"/>
          <w:color w:val="auto"/>
          <w:sz w:val="24"/>
          <w:szCs w:val="24"/>
          <w:lang w:val="en-IN" w:eastAsia="en-IN"/>
        </w:rPr>
        <w:t xml:space="preserve"> </w:t>
      </w:r>
      <w:r w:rsidRPr="00363084">
        <w:rPr>
          <w:lang w:val="en-IN"/>
        </w:rPr>
        <w:t>dpx -sub-dat-mgt-gwc-001</w:t>
      </w:r>
      <w:r>
        <w:rPr>
          <w:lang w:val="en-IN"/>
        </w:rPr>
        <w:t>(</w:t>
      </w:r>
      <w:r w:rsidRPr="00363084">
        <w:rPr>
          <w:lang w:val="en-IN"/>
        </w:rPr>
        <w:t>10.130.192.0/21</w:t>
      </w:r>
      <w:r>
        <w:rPr>
          <w:lang w:val="en-IN"/>
        </w:rPr>
        <w:t>)</w:t>
      </w:r>
    </w:p>
    <w:p w14:paraId="7AE9DAA9" w14:textId="4AC095A1" w:rsidR="00363084" w:rsidRDefault="00363084" w:rsidP="00363084">
      <w:pPr>
        <w:rPr>
          <w:lang w:val="en-IN"/>
        </w:rPr>
      </w:pPr>
      <w:r>
        <w:tab/>
        <w:t>Vnet:</w:t>
      </w:r>
      <w:r w:rsidRPr="00363084">
        <w:rPr>
          <w:rFonts w:ascii="Times New Roman" w:eastAsia="Times New Roman" w:hAnsi="Times New Roman" w:cs="Times New Roman"/>
          <w:color w:val="auto"/>
          <w:sz w:val="24"/>
          <w:szCs w:val="24"/>
          <w:lang w:val="en-IN" w:eastAsia="en-IN"/>
        </w:rPr>
        <w:t xml:space="preserve"> </w:t>
      </w:r>
      <w:r w:rsidRPr="00363084">
        <w:rPr>
          <w:lang w:val="en-IN"/>
        </w:rPr>
        <w:t>dpx-</w:t>
      </w:r>
      <w:r w:rsidR="00DC6CA3">
        <w:rPr>
          <w:lang w:val="en-IN"/>
        </w:rPr>
        <w:t>dat</w:t>
      </w:r>
      <w:r w:rsidRPr="00363084">
        <w:rPr>
          <w:lang w:val="en-IN"/>
        </w:rPr>
        <w:t xml:space="preserve">-mgt-gwc-vnet-001 </w:t>
      </w:r>
      <w:r>
        <w:rPr>
          <w:lang w:val="en-IN"/>
        </w:rPr>
        <w:t>(</w:t>
      </w:r>
      <w:r w:rsidRPr="00363084">
        <w:rPr>
          <w:lang w:val="en-IN"/>
        </w:rPr>
        <w:t>10.130.199.0/24</w:t>
      </w:r>
      <w:r>
        <w:rPr>
          <w:lang w:val="en-IN"/>
        </w:rPr>
        <w:t>)</w:t>
      </w:r>
    </w:p>
    <w:p w14:paraId="78767050" w14:textId="1B3CB33D" w:rsidR="00363084" w:rsidRDefault="00363084" w:rsidP="00363084">
      <w:pPr>
        <w:rPr>
          <w:lang w:val="en-IN"/>
        </w:rPr>
      </w:pPr>
      <w:r>
        <w:rPr>
          <w:lang w:val="en-IN"/>
        </w:rPr>
        <w:tab/>
        <w:t xml:space="preserve">Subnet: </w:t>
      </w:r>
      <w:r w:rsidRPr="00363084">
        <w:rPr>
          <w:lang w:val="en-IN"/>
        </w:rPr>
        <w:t>dpx-</w:t>
      </w:r>
      <w:r w:rsidR="00DC6CA3">
        <w:rPr>
          <w:lang w:val="en-IN"/>
        </w:rPr>
        <w:t>dat-whx</w:t>
      </w:r>
      <w:r w:rsidRPr="00363084">
        <w:rPr>
          <w:lang w:val="en-IN"/>
        </w:rPr>
        <w:t>-mgt-gwc-snet-001</w:t>
      </w:r>
    </w:p>
    <w:p w14:paraId="6D84C4DE" w14:textId="2DEAEF1A" w:rsidR="00DC6CA3" w:rsidRPr="00DC6CA3" w:rsidRDefault="00363084" w:rsidP="00DC6CA3">
      <w:pPr>
        <w:rPr>
          <w:lang w:val="en-IN"/>
        </w:rPr>
      </w:pPr>
      <w:r>
        <w:rPr>
          <w:lang w:val="en-IN"/>
        </w:rPr>
        <w:tab/>
        <w:t>CIDR:</w:t>
      </w:r>
      <w:r w:rsidR="00DC6CA3" w:rsidRPr="00DC6CA3">
        <w:rPr>
          <w:lang w:val="en-IN"/>
        </w:rPr>
        <w:t>10.130.199.128/27</w:t>
      </w:r>
    </w:p>
    <w:p w14:paraId="64B80BB0" w14:textId="77777777" w:rsidR="00C17C2A" w:rsidRDefault="00DC6CA3" w:rsidP="00363084">
      <w:pPr>
        <w:rPr>
          <w:lang w:val="en-IN"/>
        </w:rPr>
      </w:pPr>
      <w:r>
        <w:rPr>
          <w:lang w:val="en-IN"/>
        </w:rPr>
        <w:tab/>
        <w:t>NSG:</w:t>
      </w:r>
    </w:p>
    <w:p w14:paraId="72BFB50E" w14:textId="34AAEA50" w:rsidR="00363084" w:rsidRDefault="00940458" w:rsidP="00C17C2A">
      <w:pPr>
        <w:ind w:firstLine="720"/>
        <w:rPr>
          <w:lang w:val="en-IN"/>
        </w:rPr>
      </w:pPr>
      <w:r>
        <w:rPr>
          <w:lang w:val="en-IN"/>
        </w:rPr>
        <w:t>Inbound: Deny</w:t>
      </w:r>
      <w:r w:rsidR="00DC6CA3">
        <w:rPr>
          <w:lang w:val="en-IN"/>
        </w:rPr>
        <w:t xml:space="preserve"> </w:t>
      </w:r>
      <w:r>
        <w:rPr>
          <w:lang w:val="en-IN"/>
        </w:rPr>
        <w:t>All (</w:t>
      </w:r>
      <w:r w:rsidR="00DC6CA3">
        <w:rPr>
          <w:lang w:val="en-IN"/>
        </w:rPr>
        <w:t xml:space="preserve">only </w:t>
      </w:r>
      <w:proofErr w:type="spellStart"/>
      <w:r w:rsidR="00DC6CA3">
        <w:rPr>
          <w:lang w:val="en-IN"/>
        </w:rPr>
        <w:t>Vnet</w:t>
      </w:r>
      <w:proofErr w:type="spellEnd"/>
      <w:r w:rsidR="00DC6CA3">
        <w:rPr>
          <w:lang w:val="en-IN"/>
        </w:rPr>
        <w:t xml:space="preserve"> </w:t>
      </w:r>
      <w:r w:rsidR="00BC0835">
        <w:rPr>
          <w:lang w:val="en-IN"/>
        </w:rPr>
        <w:t>communication</w:t>
      </w:r>
      <w:r w:rsidR="00DC6CA3">
        <w:rPr>
          <w:lang w:val="en-IN"/>
        </w:rPr>
        <w:t>)</w:t>
      </w:r>
    </w:p>
    <w:p w14:paraId="6224FB0D" w14:textId="760C72BE" w:rsidR="00C17C2A" w:rsidRDefault="00C17C2A" w:rsidP="00C17C2A">
      <w:pPr>
        <w:ind w:firstLine="720"/>
        <w:rPr>
          <w:lang w:val="en-IN"/>
        </w:rPr>
      </w:pPr>
      <w:r>
        <w:rPr>
          <w:lang w:val="en-IN"/>
        </w:rPr>
        <w:t>Outbound:</w:t>
      </w:r>
      <w:r w:rsidR="0010462B">
        <w:rPr>
          <w:lang w:val="en-IN"/>
        </w:rPr>
        <w:t xml:space="preserve"> </w:t>
      </w:r>
      <w:r>
        <w:rPr>
          <w:lang w:val="en-IN"/>
        </w:rPr>
        <w:t>Databricks outbound connectivity</w:t>
      </w:r>
    </w:p>
    <w:p w14:paraId="3F24D6E8" w14:textId="6252E1AA" w:rsidR="00363084" w:rsidRDefault="00363084" w:rsidP="00363084">
      <w:pPr>
        <w:rPr>
          <w:lang w:val="en-IN"/>
        </w:rPr>
      </w:pPr>
      <w:r>
        <w:rPr>
          <w:lang w:val="en-IN"/>
        </w:rPr>
        <w:tab/>
      </w:r>
    </w:p>
    <w:p w14:paraId="42775DF1" w14:textId="1BEBC918" w:rsidR="00DC6CA3" w:rsidRDefault="00DC6CA3" w:rsidP="00DC6CA3">
      <w:pPr>
        <w:rPr>
          <w:lang w:val="en-IN"/>
        </w:rPr>
      </w:pPr>
      <w:proofErr w:type="spellStart"/>
      <w:r>
        <w:rPr>
          <w:lang w:val="en-IN"/>
        </w:rPr>
        <w:t>WebAuth</w:t>
      </w:r>
      <w:proofErr w:type="spellEnd"/>
      <w:r>
        <w:rPr>
          <w:lang w:val="en-IN"/>
        </w:rPr>
        <w:t xml:space="preserve"> </w:t>
      </w:r>
      <w:r w:rsidR="00BC0835">
        <w:rPr>
          <w:lang w:val="en-IN"/>
        </w:rPr>
        <w:t>Container</w:t>
      </w:r>
      <w:r>
        <w:rPr>
          <w:lang w:val="en-IN"/>
        </w:rPr>
        <w:t xml:space="preserve"> subnet:</w:t>
      </w:r>
    </w:p>
    <w:p w14:paraId="785BC69B" w14:textId="77777777" w:rsidR="00DC6CA3" w:rsidRPr="00363084" w:rsidRDefault="00DC6CA3" w:rsidP="00DC6CA3">
      <w:pPr>
        <w:rPr>
          <w:lang w:val="en-IN"/>
        </w:rPr>
      </w:pPr>
      <w:r>
        <w:rPr>
          <w:lang w:val="en-IN"/>
        </w:rPr>
        <w:tab/>
      </w:r>
      <w:r>
        <w:t>Subscription:</w:t>
      </w:r>
      <w:r w:rsidRPr="00363084">
        <w:rPr>
          <w:rFonts w:ascii="Times New Roman" w:eastAsia="Times New Roman" w:hAnsi="Times New Roman" w:cs="Times New Roman"/>
          <w:color w:val="auto"/>
          <w:sz w:val="24"/>
          <w:szCs w:val="24"/>
          <w:lang w:val="en-IN" w:eastAsia="en-IN"/>
        </w:rPr>
        <w:t xml:space="preserve"> </w:t>
      </w:r>
      <w:r w:rsidRPr="00363084">
        <w:rPr>
          <w:lang w:val="en-IN"/>
        </w:rPr>
        <w:t>dpx -sub-dat-mgt-gwc-001</w:t>
      </w:r>
      <w:r>
        <w:rPr>
          <w:lang w:val="en-IN"/>
        </w:rPr>
        <w:t>(</w:t>
      </w:r>
      <w:r w:rsidRPr="00363084">
        <w:rPr>
          <w:lang w:val="en-IN"/>
        </w:rPr>
        <w:t>10.130.192.0/21</w:t>
      </w:r>
      <w:r>
        <w:rPr>
          <w:lang w:val="en-IN"/>
        </w:rPr>
        <w:t>)</w:t>
      </w:r>
    </w:p>
    <w:p w14:paraId="73DF2343" w14:textId="77777777" w:rsidR="00DC6CA3" w:rsidRDefault="00DC6CA3" w:rsidP="00DC6CA3">
      <w:pPr>
        <w:rPr>
          <w:lang w:val="en-IN"/>
        </w:rPr>
      </w:pPr>
      <w:r>
        <w:tab/>
        <w:t>Vnet:</w:t>
      </w:r>
      <w:r w:rsidRPr="00363084">
        <w:rPr>
          <w:rFonts w:ascii="Times New Roman" w:eastAsia="Times New Roman" w:hAnsi="Times New Roman" w:cs="Times New Roman"/>
          <w:color w:val="auto"/>
          <w:sz w:val="24"/>
          <w:szCs w:val="24"/>
          <w:lang w:val="en-IN" w:eastAsia="en-IN"/>
        </w:rPr>
        <w:t xml:space="preserve"> </w:t>
      </w:r>
      <w:r w:rsidRPr="00363084">
        <w:rPr>
          <w:lang w:val="en-IN"/>
        </w:rPr>
        <w:t>dpx-</w:t>
      </w:r>
      <w:r>
        <w:rPr>
          <w:lang w:val="en-IN"/>
        </w:rPr>
        <w:t>dat</w:t>
      </w:r>
      <w:r w:rsidRPr="00363084">
        <w:rPr>
          <w:lang w:val="en-IN"/>
        </w:rPr>
        <w:t xml:space="preserve">-mgt-gwc-vnet-001 </w:t>
      </w:r>
      <w:r>
        <w:rPr>
          <w:lang w:val="en-IN"/>
        </w:rPr>
        <w:t>(</w:t>
      </w:r>
      <w:r w:rsidRPr="00363084">
        <w:rPr>
          <w:lang w:val="en-IN"/>
        </w:rPr>
        <w:t>10.130.199.0/24</w:t>
      </w:r>
      <w:r>
        <w:rPr>
          <w:lang w:val="en-IN"/>
        </w:rPr>
        <w:t>)</w:t>
      </w:r>
    </w:p>
    <w:p w14:paraId="5258C463" w14:textId="5BBD76B9" w:rsidR="00DC6CA3" w:rsidRDefault="00DC6CA3" w:rsidP="00DC6CA3">
      <w:pPr>
        <w:rPr>
          <w:lang w:val="en-IN"/>
        </w:rPr>
      </w:pPr>
      <w:r>
        <w:rPr>
          <w:lang w:val="en-IN"/>
        </w:rPr>
        <w:tab/>
        <w:t xml:space="preserve">Subnet: </w:t>
      </w:r>
      <w:r w:rsidRPr="00363084">
        <w:rPr>
          <w:lang w:val="en-IN"/>
        </w:rPr>
        <w:t>dpx-</w:t>
      </w:r>
      <w:r>
        <w:rPr>
          <w:lang w:val="en-IN"/>
        </w:rPr>
        <w:t>dat-wcx</w:t>
      </w:r>
      <w:r w:rsidRPr="00363084">
        <w:rPr>
          <w:lang w:val="en-IN"/>
        </w:rPr>
        <w:t>-mgt-gwc-snet-001</w:t>
      </w:r>
    </w:p>
    <w:p w14:paraId="3272FE54" w14:textId="7267E03E" w:rsidR="00DC6CA3" w:rsidRDefault="00DC6CA3" w:rsidP="00DC6CA3">
      <w:pPr>
        <w:rPr>
          <w:lang w:val="en-IN"/>
        </w:rPr>
      </w:pPr>
      <w:r>
        <w:rPr>
          <w:lang w:val="en-IN"/>
        </w:rPr>
        <w:tab/>
        <w:t>CIDR:</w:t>
      </w:r>
      <w:r w:rsidRPr="00DC6CA3">
        <w:rPr>
          <w:lang w:val="en-IN"/>
        </w:rPr>
        <w:t>10.130.199.1</w:t>
      </w:r>
      <w:r>
        <w:rPr>
          <w:lang w:val="en-IN"/>
        </w:rPr>
        <w:t>60</w:t>
      </w:r>
      <w:r w:rsidRPr="00DC6CA3">
        <w:rPr>
          <w:lang w:val="en-IN"/>
        </w:rPr>
        <w:t>/27</w:t>
      </w:r>
    </w:p>
    <w:p w14:paraId="57E862E7" w14:textId="77777777" w:rsidR="00C17C2A" w:rsidRDefault="00C17C2A" w:rsidP="00C17C2A">
      <w:pPr>
        <w:rPr>
          <w:lang w:val="en-IN"/>
        </w:rPr>
      </w:pPr>
      <w:r>
        <w:rPr>
          <w:lang w:val="en-IN"/>
        </w:rPr>
        <w:lastRenderedPageBreak/>
        <w:tab/>
        <w:t>NSG:</w:t>
      </w:r>
    </w:p>
    <w:p w14:paraId="09272A7D" w14:textId="3F8E62E1" w:rsidR="00C17C2A" w:rsidRDefault="00C17C2A" w:rsidP="00C17C2A">
      <w:pPr>
        <w:ind w:firstLine="720"/>
        <w:rPr>
          <w:lang w:val="en-IN"/>
        </w:rPr>
      </w:pPr>
      <w:r>
        <w:rPr>
          <w:lang w:val="en-IN"/>
        </w:rPr>
        <w:t>Inbound:</w:t>
      </w:r>
      <w:r w:rsidR="0010462B">
        <w:rPr>
          <w:lang w:val="en-IN"/>
        </w:rPr>
        <w:t xml:space="preserve"> </w:t>
      </w:r>
      <w:r>
        <w:rPr>
          <w:lang w:val="en-IN"/>
        </w:rPr>
        <w:t xml:space="preserve">Deny </w:t>
      </w:r>
      <w:r w:rsidR="00BC0835">
        <w:rPr>
          <w:lang w:val="en-IN"/>
        </w:rPr>
        <w:t>All (</w:t>
      </w:r>
      <w:r>
        <w:rPr>
          <w:lang w:val="en-IN"/>
        </w:rPr>
        <w:t xml:space="preserve">only </w:t>
      </w:r>
      <w:proofErr w:type="spellStart"/>
      <w:r>
        <w:rPr>
          <w:lang w:val="en-IN"/>
        </w:rPr>
        <w:t>Vnet</w:t>
      </w:r>
      <w:proofErr w:type="spellEnd"/>
      <w:r>
        <w:rPr>
          <w:lang w:val="en-IN"/>
        </w:rPr>
        <w:t xml:space="preserve"> </w:t>
      </w:r>
      <w:r w:rsidR="0010462B">
        <w:rPr>
          <w:lang w:val="en-IN"/>
        </w:rPr>
        <w:t>communication</w:t>
      </w:r>
      <w:r>
        <w:rPr>
          <w:lang w:val="en-IN"/>
        </w:rPr>
        <w:t>)</w:t>
      </w:r>
    </w:p>
    <w:p w14:paraId="3E95A679" w14:textId="042CD56E" w:rsidR="00C17C2A" w:rsidRDefault="00C17C2A" w:rsidP="00C17C2A">
      <w:pPr>
        <w:ind w:firstLine="720"/>
        <w:rPr>
          <w:lang w:val="en-IN"/>
        </w:rPr>
      </w:pPr>
      <w:r>
        <w:rPr>
          <w:lang w:val="en-IN"/>
        </w:rPr>
        <w:t>Outbound:</w:t>
      </w:r>
      <w:r w:rsidR="0010462B">
        <w:rPr>
          <w:lang w:val="en-IN"/>
        </w:rPr>
        <w:t xml:space="preserve"> </w:t>
      </w:r>
      <w:r>
        <w:rPr>
          <w:lang w:val="en-IN"/>
        </w:rPr>
        <w:t>Databricks outbound connectivity</w:t>
      </w:r>
    </w:p>
    <w:p w14:paraId="1430E49E" w14:textId="0E20381E" w:rsidR="00C17C2A" w:rsidRPr="00DC6CA3" w:rsidRDefault="00C17C2A" w:rsidP="00DC6CA3">
      <w:pPr>
        <w:rPr>
          <w:lang w:val="en-IN"/>
        </w:rPr>
      </w:pPr>
    </w:p>
    <w:p w14:paraId="4D409B39" w14:textId="45FBFBDF" w:rsidR="00DC6CA3" w:rsidRDefault="00C17C2A" w:rsidP="00DC6CA3">
      <w:pPr>
        <w:rPr>
          <w:lang w:val="en-IN"/>
        </w:rPr>
      </w:pPr>
      <w:r>
        <w:rPr>
          <w:lang w:val="en-IN"/>
        </w:rPr>
        <w:t xml:space="preserve">Browser Auth private endpoint </w:t>
      </w:r>
      <w:r w:rsidR="00DC6CA3">
        <w:rPr>
          <w:lang w:val="en-IN"/>
        </w:rPr>
        <w:t>subnet:</w:t>
      </w:r>
    </w:p>
    <w:p w14:paraId="428FB08D" w14:textId="77777777" w:rsidR="00DC6CA3" w:rsidRPr="00363084" w:rsidRDefault="00DC6CA3" w:rsidP="00DC6CA3">
      <w:pPr>
        <w:rPr>
          <w:lang w:val="en-IN"/>
        </w:rPr>
      </w:pPr>
      <w:r>
        <w:rPr>
          <w:lang w:val="en-IN"/>
        </w:rPr>
        <w:tab/>
      </w:r>
      <w:r>
        <w:t>Subscription:</w:t>
      </w:r>
      <w:r w:rsidRPr="00363084">
        <w:rPr>
          <w:rFonts w:ascii="Times New Roman" w:eastAsia="Times New Roman" w:hAnsi="Times New Roman" w:cs="Times New Roman"/>
          <w:color w:val="auto"/>
          <w:sz w:val="24"/>
          <w:szCs w:val="24"/>
          <w:lang w:val="en-IN" w:eastAsia="en-IN"/>
        </w:rPr>
        <w:t xml:space="preserve"> </w:t>
      </w:r>
      <w:r w:rsidRPr="00363084">
        <w:rPr>
          <w:lang w:val="en-IN"/>
        </w:rPr>
        <w:t>dpx -sub-dat-mgt-gwc-001</w:t>
      </w:r>
      <w:r>
        <w:rPr>
          <w:lang w:val="en-IN"/>
        </w:rPr>
        <w:t>(</w:t>
      </w:r>
      <w:r w:rsidRPr="00363084">
        <w:rPr>
          <w:lang w:val="en-IN"/>
        </w:rPr>
        <w:t>10.130.192.0/21</w:t>
      </w:r>
      <w:r>
        <w:rPr>
          <w:lang w:val="en-IN"/>
        </w:rPr>
        <w:t>)</w:t>
      </w:r>
    </w:p>
    <w:p w14:paraId="1D74D8B5" w14:textId="77777777" w:rsidR="00DC6CA3" w:rsidRDefault="00DC6CA3" w:rsidP="00DC6CA3">
      <w:pPr>
        <w:rPr>
          <w:lang w:val="en-IN"/>
        </w:rPr>
      </w:pPr>
      <w:r>
        <w:tab/>
        <w:t>Vnet:</w:t>
      </w:r>
      <w:r w:rsidRPr="00363084">
        <w:rPr>
          <w:rFonts w:ascii="Times New Roman" w:eastAsia="Times New Roman" w:hAnsi="Times New Roman" w:cs="Times New Roman"/>
          <w:color w:val="auto"/>
          <w:sz w:val="24"/>
          <w:szCs w:val="24"/>
          <w:lang w:val="en-IN" w:eastAsia="en-IN"/>
        </w:rPr>
        <w:t xml:space="preserve"> </w:t>
      </w:r>
      <w:r w:rsidRPr="00363084">
        <w:rPr>
          <w:lang w:val="en-IN"/>
        </w:rPr>
        <w:t>dpx-</w:t>
      </w:r>
      <w:r>
        <w:rPr>
          <w:lang w:val="en-IN"/>
        </w:rPr>
        <w:t>dat</w:t>
      </w:r>
      <w:r w:rsidRPr="00363084">
        <w:rPr>
          <w:lang w:val="en-IN"/>
        </w:rPr>
        <w:t xml:space="preserve">-mgt-gwc-vnet-001 </w:t>
      </w:r>
      <w:r>
        <w:rPr>
          <w:lang w:val="en-IN"/>
        </w:rPr>
        <w:t>(</w:t>
      </w:r>
      <w:r w:rsidRPr="00363084">
        <w:rPr>
          <w:lang w:val="en-IN"/>
        </w:rPr>
        <w:t>10.130.199.0/24</w:t>
      </w:r>
      <w:r>
        <w:rPr>
          <w:lang w:val="en-IN"/>
        </w:rPr>
        <w:t>)</w:t>
      </w:r>
    </w:p>
    <w:p w14:paraId="219C1FBA" w14:textId="77777777" w:rsidR="00C17C2A" w:rsidRDefault="00DC6CA3" w:rsidP="00C17C2A">
      <w:pPr>
        <w:rPr>
          <w:lang w:val="en-IN"/>
        </w:rPr>
      </w:pPr>
      <w:r>
        <w:rPr>
          <w:lang w:val="en-IN"/>
        </w:rPr>
        <w:tab/>
        <w:t xml:space="preserve">Subnet: </w:t>
      </w:r>
      <w:r w:rsidR="00C17C2A" w:rsidRPr="00C17C2A">
        <w:rPr>
          <w:lang w:val="en-IN"/>
        </w:rPr>
        <w:t>dpx-</w:t>
      </w:r>
      <w:r w:rsidR="00C17C2A">
        <w:rPr>
          <w:lang w:val="en-IN"/>
        </w:rPr>
        <w:t>dat</w:t>
      </w:r>
      <w:r w:rsidR="00C17C2A" w:rsidRPr="00C17C2A">
        <w:rPr>
          <w:lang w:val="en-IN"/>
        </w:rPr>
        <w:t>-</w:t>
      </w:r>
      <w:r w:rsidR="00C17C2A">
        <w:rPr>
          <w:lang w:val="en-IN"/>
        </w:rPr>
        <w:t>bpe</w:t>
      </w:r>
      <w:r w:rsidR="00C17C2A" w:rsidRPr="00C17C2A">
        <w:rPr>
          <w:lang w:val="en-IN"/>
        </w:rPr>
        <w:t>-mgt-gwc-snet-001</w:t>
      </w:r>
      <w:r>
        <w:rPr>
          <w:lang w:val="en-IN"/>
        </w:rPr>
        <w:tab/>
        <w:t>CIDR:</w:t>
      </w:r>
      <w:r w:rsidRPr="00DC6CA3">
        <w:rPr>
          <w:lang w:val="en-IN"/>
        </w:rPr>
        <w:t>10.130.199.1</w:t>
      </w:r>
      <w:r w:rsidR="00C17C2A">
        <w:rPr>
          <w:lang w:val="en-IN"/>
        </w:rPr>
        <w:t>92</w:t>
      </w:r>
      <w:r w:rsidRPr="00DC6CA3">
        <w:rPr>
          <w:lang w:val="en-IN"/>
        </w:rPr>
        <w:t>/27</w:t>
      </w:r>
      <w:r w:rsidR="00C17C2A">
        <w:rPr>
          <w:lang w:val="en-IN"/>
        </w:rPr>
        <w:tab/>
      </w:r>
    </w:p>
    <w:p w14:paraId="74857C3A" w14:textId="0A3EADBF" w:rsidR="00C17C2A" w:rsidRDefault="00C17C2A" w:rsidP="006B1C47">
      <w:pPr>
        <w:ind w:firstLine="720"/>
        <w:rPr>
          <w:lang w:val="en-IN"/>
        </w:rPr>
      </w:pPr>
      <w:r>
        <w:rPr>
          <w:lang w:val="en-IN"/>
        </w:rPr>
        <w:t>NSG:</w:t>
      </w:r>
    </w:p>
    <w:p w14:paraId="3FFBC477" w14:textId="05BBD555" w:rsidR="00C17C2A" w:rsidRDefault="00BC0835" w:rsidP="00C17C2A">
      <w:pPr>
        <w:ind w:firstLine="720"/>
        <w:rPr>
          <w:lang w:val="en-IN"/>
        </w:rPr>
      </w:pPr>
      <w:r>
        <w:rPr>
          <w:lang w:val="en-IN"/>
        </w:rPr>
        <w:t>Inbound: ZPA, AVD</w:t>
      </w:r>
    </w:p>
    <w:p w14:paraId="38ACEBC3" w14:textId="5E5F7D56" w:rsidR="00C17C2A" w:rsidRDefault="00C17C2A" w:rsidP="00C17C2A">
      <w:pPr>
        <w:ind w:firstLine="720"/>
        <w:rPr>
          <w:lang w:val="en-IN"/>
        </w:rPr>
      </w:pPr>
      <w:r>
        <w:rPr>
          <w:lang w:val="en-IN"/>
        </w:rPr>
        <w:t>Outbound:</w:t>
      </w:r>
      <w:r w:rsidR="00BC0835">
        <w:rPr>
          <w:lang w:val="en-IN"/>
        </w:rPr>
        <w:t xml:space="preserve"> </w:t>
      </w:r>
      <w:r>
        <w:rPr>
          <w:lang w:val="en-IN"/>
        </w:rPr>
        <w:t>web authentication Service</w:t>
      </w:r>
    </w:p>
    <w:p w14:paraId="7EF6035B" w14:textId="5CDD6C35" w:rsidR="00C17C2A" w:rsidRPr="00DC6CA3" w:rsidRDefault="00C17C2A" w:rsidP="00DC6CA3">
      <w:pPr>
        <w:rPr>
          <w:lang w:val="en-IN"/>
        </w:rPr>
      </w:pPr>
    </w:p>
    <w:p w14:paraId="68ECFE41" w14:textId="124A42EC" w:rsidR="00363084" w:rsidRPr="00363084" w:rsidRDefault="00363084" w:rsidP="00363084">
      <w:pPr>
        <w:rPr>
          <w:lang w:val="en-IN"/>
        </w:rPr>
      </w:pPr>
    </w:p>
    <w:p w14:paraId="0E5552EE" w14:textId="4033C925" w:rsidR="00363084" w:rsidRPr="00363084" w:rsidRDefault="00363084" w:rsidP="00363084">
      <w:pPr>
        <w:rPr>
          <w:lang w:val="en-IN"/>
        </w:rPr>
      </w:pPr>
    </w:p>
    <w:p w14:paraId="30AF9DD3" w14:textId="67A856E9" w:rsidR="00BF21F7" w:rsidRDefault="00BF21F7"/>
    <w:p w14:paraId="1A6264F4" w14:textId="77777777" w:rsidR="006D5DEA" w:rsidRDefault="006D5DEA"/>
    <w:p w14:paraId="56FE3631" w14:textId="77777777" w:rsidR="006D5DEA" w:rsidRDefault="006D5DEA"/>
    <w:p w14:paraId="74F0D2B8" w14:textId="77777777" w:rsidR="006D5DEA" w:rsidRDefault="006D5DEA"/>
    <w:p w14:paraId="659D287E" w14:textId="77777777" w:rsidR="006D5DEA" w:rsidRDefault="006D5DEA"/>
    <w:p w14:paraId="708D7E48" w14:textId="77777777" w:rsidR="006D5DEA" w:rsidRDefault="006D5DEA"/>
    <w:p w14:paraId="30230E23" w14:textId="77777777" w:rsidR="006D5DEA" w:rsidRDefault="006D5DEA"/>
    <w:p w14:paraId="0AF52B5D" w14:textId="77777777" w:rsidR="006D5DEA" w:rsidRDefault="006D5DEA"/>
    <w:p w14:paraId="5AB32F24" w14:textId="77777777" w:rsidR="006D5DEA" w:rsidRDefault="006D5DEA"/>
    <w:p w14:paraId="5B7A01C6" w14:textId="77777777" w:rsidR="006D5DEA" w:rsidRDefault="006D5DEA"/>
    <w:p w14:paraId="4DA282F3" w14:textId="77777777" w:rsidR="006D5DEA" w:rsidRDefault="006D5DEA"/>
    <w:p w14:paraId="1EE8D94F" w14:textId="77777777" w:rsidR="006D5DEA" w:rsidRDefault="006D5DEA"/>
    <w:p w14:paraId="541E66D3" w14:textId="77777777" w:rsidR="006D5DEA" w:rsidRDefault="006D5DEA"/>
    <w:p w14:paraId="18A925EF" w14:textId="77777777" w:rsidR="006D5DEA" w:rsidRDefault="006D5DEA"/>
    <w:p w14:paraId="69BC577E" w14:textId="77777777" w:rsidR="006D5DEA" w:rsidRDefault="006D5DEA"/>
    <w:p w14:paraId="32395D9A" w14:textId="77777777" w:rsidR="006D5DEA" w:rsidRDefault="006D5DEA"/>
    <w:p w14:paraId="6B41877C" w14:textId="77777777" w:rsidR="006D5DEA" w:rsidRDefault="006D5DEA"/>
    <w:p w14:paraId="286BCAFB" w14:textId="77777777" w:rsidR="006D5DEA" w:rsidRDefault="006D5DEA"/>
    <w:p w14:paraId="445BC343" w14:textId="77777777" w:rsidR="006D5DEA" w:rsidRDefault="006D5DEA"/>
    <w:p w14:paraId="40B07431" w14:textId="6F824506" w:rsidR="00E815BE" w:rsidRDefault="0010462B" w:rsidP="00F91FFD">
      <w:pPr>
        <w:pStyle w:val="Heading2"/>
      </w:pPr>
      <w:bookmarkStart w:id="38" w:name="_Toc208843580"/>
      <w:bookmarkStart w:id="39" w:name="_Toc232026261"/>
      <w:bookmarkStart w:id="40" w:name="_Toc232074091"/>
      <w:bookmarkStart w:id="41" w:name="_Toc243346149"/>
      <w:r>
        <w:t>Development</w:t>
      </w:r>
      <w:r w:rsidRPr="00553B18">
        <w:t xml:space="preserve"> </w:t>
      </w:r>
      <w:r w:rsidR="78A9F0B4" w:rsidRPr="00553B18">
        <w:t>Subscription (Internal)</w:t>
      </w:r>
      <w:bookmarkEnd w:id="38"/>
      <w:bookmarkEnd w:id="39"/>
      <w:bookmarkEnd w:id="40"/>
      <w:bookmarkEnd w:id="41"/>
    </w:p>
    <w:p w14:paraId="51F6297A" w14:textId="11F3D16F" w:rsidR="00340BCC" w:rsidRDefault="352D3946" w:rsidP="00340BCC">
      <w:pPr>
        <w:spacing w:after="0"/>
        <w:rPr>
          <w:rFonts w:ascii="Aptos" w:eastAsia="Aptos" w:hAnsi="Aptos" w:cs="Times New Roman"/>
        </w:rPr>
      </w:pPr>
      <w:r w:rsidRPr="36A4DEFD">
        <w:rPr>
          <w:rFonts w:ascii="Aptos" w:eastAsia="Aptos" w:hAnsi="Aptos" w:cs="Times New Roman"/>
        </w:rPr>
        <w:t xml:space="preserve">This section outlines the design of a </w:t>
      </w:r>
      <w:r w:rsidR="00246063">
        <w:rPr>
          <w:rFonts w:ascii="Aptos" w:eastAsia="Aptos" w:hAnsi="Aptos" w:cs="Times New Roman"/>
        </w:rPr>
        <w:t>Development</w:t>
      </w:r>
      <w:r w:rsidR="0010462B" w:rsidRPr="36A4DEFD">
        <w:rPr>
          <w:rFonts w:ascii="Aptos" w:eastAsia="Aptos" w:hAnsi="Aptos" w:cs="Times New Roman"/>
        </w:rPr>
        <w:t xml:space="preserve"> </w:t>
      </w:r>
      <w:r w:rsidRPr="36A4DEFD">
        <w:rPr>
          <w:rFonts w:ascii="Aptos" w:eastAsia="Aptos" w:hAnsi="Aptos" w:cs="Times New Roman"/>
        </w:rPr>
        <w:t xml:space="preserve">Subscription System intended to manage user subscriptions for </w:t>
      </w:r>
      <w:r w:rsidR="0010462B">
        <w:rPr>
          <w:rFonts w:ascii="Aptos" w:eastAsia="Aptos" w:hAnsi="Aptos" w:cs="Times New Roman"/>
        </w:rPr>
        <w:t>development</w:t>
      </w:r>
      <w:r w:rsidR="0010462B" w:rsidRPr="36A4DEFD">
        <w:rPr>
          <w:rFonts w:ascii="Aptos" w:eastAsia="Aptos" w:hAnsi="Aptos" w:cs="Times New Roman"/>
        </w:rPr>
        <w:t xml:space="preserve"> </w:t>
      </w:r>
      <w:r w:rsidRPr="36A4DEFD">
        <w:rPr>
          <w:rFonts w:ascii="Aptos" w:eastAsia="Aptos" w:hAnsi="Aptos" w:cs="Times New Roman"/>
        </w:rPr>
        <w:t xml:space="preserve">services. The system includes internal connectivity between </w:t>
      </w:r>
      <w:r w:rsidR="0010462B">
        <w:rPr>
          <w:rFonts w:ascii="Aptos" w:eastAsia="Aptos" w:hAnsi="Aptos" w:cs="Times New Roman"/>
        </w:rPr>
        <w:t>D</w:t>
      </w:r>
      <w:r w:rsidR="00BA5342">
        <w:rPr>
          <w:rFonts w:ascii="Aptos" w:eastAsia="Aptos" w:hAnsi="Aptos" w:cs="Times New Roman"/>
        </w:rPr>
        <w:t>atabricks</w:t>
      </w:r>
      <w:r w:rsidRPr="36A4DEFD">
        <w:rPr>
          <w:rFonts w:ascii="Aptos" w:eastAsia="Aptos" w:hAnsi="Aptos" w:cs="Times New Roman"/>
        </w:rPr>
        <w:t xml:space="preserve"> components to ensure secure, scalable, and efficient operation</w:t>
      </w:r>
      <w:bookmarkStart w:id="42" w:name="_Toc193887724"/>
      <w:bookmarkStart w:id="43" w:name="_Toc200397306"/>
      <w:bookmarkStart w:id="44" w:name="_Toc201009018"/>
    </w:p>
    <w:p w14:paraId="6BA20343" w14:textId="77777777" w:rsidR="00340BCC" w:rsidRDefault="00340BCC" w:rsidP="00340BCC">
      <w:pPr>
        <w:spacing w:after="0"/>
        <w:rPr>
          <w:rFonts w:ascii="Aptos" w:eastAsia="Aptos" w:hAnsi="Aptos" w:cs="Times New Roman"/>
        </w:rPr>
      </w:pPr>
    </w:p>
    <w:p w14:paraId="220CC49E" w14:textId="77777777" w:rsidR="00B17CBD" w:rsidRPr="00553B18" w:rsidRDefault="00B17CBD" w:rsidP="00340BCC">
      <w:pPr>
        <w:spacing w:after="0"/>
        <w:rPr>
          <w:rFonts w:ascii="Aptos" w:eastAsia="Aptos" w:hAnsi="Aptos" w:cs="Times New Roman"/>
          <w:b/>
          <w:bCs/>
          <w:i/>
          <w:iCs/>
        </w:rPr>
      </w:pPr>
    </w:p>
    <w:p w14:paraId="4164084B" w14:textId="1FB04666" w:rsidR="00340BCC" w:rsidRPr="00F72A58" w:rsidRDefault="352D3946" w:rsidP="00340BCC">
      <w:pPr>
        <w:spacing w:after="0"/>
        <w:rPr>
          <w:rFonts w:ascii="Aptos" w:eastAsia="Aptos" w:hAnsi="Aptos" w:cs="Times New Roman"/>
          <w:b/>
          <w:bCs/>
          <w:u w:val="single"/>
        </w:rPr>
      </w:pPr>
      <w:r w:rsidRPr="36A4DEFD">
        <w:rPr>
          <w:rFonts w:ascii="Aptos" w:eastAsia="Aptos" w:hAnsi="Aptos" w:cs="Times New Roman"/>
          <w:b/>
          <w:bCs/>
          <w:u w:val="single"/>
        </w:rPr>
        <w:t xml:space="preserve">Below design illustrates design for Internal and External subscription design for </w:t>
      </w:r>
      <w:r w:rsidR="003B649F">
        <w:rPr>
          <w:rFonts w:ascii="Aptos" w:eastAsia="Aptos" w:hAnsi="Aptos" w:cs="Times New Roman"/>
          <w:b/>
          <w:bCs/>
          <w:u w:val="single"/>
        </w:rPr>
        <w:t>development</w:t>
      </w:r>
      <w:r w:rsidR="003B649F" w:rsidRPr="36A4DEFD">
        <w:rPr>
          <w:rFonts w:ascii="Aptos" w:eastAsia="Aptos" w:hAnsi="Aptos" w:cs="Times New Roman"/>
          <w:b/>
          <w:bCs/>
          <w:u w:val="single"/>
        </w:rPr>
        <w:t xml:space="preserve"> </w:t>
      </w:r>
      <w:r w:rsidRPr="36A4DEFD">
        <w:rPr>
          <w:rFonts w:ascii="Aptos" w:eastAsia="Aptos" w:hAnsi="Aptos" w:cs="Times New Roman"/>
          <w:b/>
          <w:bCs/>
          <w:u w:val="single"/>
        </w:rPr>
        <w:t>environment:</w:t>
      </w:r>
    </w:p>
    <w:p w14:paraId="184FBB3C" w14:textId="090025AD" w:rsidR="00340BCC" w:rsidRPr="00AC3CFF" w:rsidRDefault="00BA5342" w:rsidP="00340BCC">
      <w:pPr>
        <w:spacing w:after="0"/>
        <w:rPr>
          <w:rFonts w:ascii="Aptos" w:eastAsia="Aptos" w:hAnsi="Aptos"/>
          <w14:textOutline w14:w="9525" w14:cap="rnd" w14:cmpd="sng" w14:algn="ctr">
            <w14:solidFill>
              <w14:schemeClr w14:val="bg1">
                <w14:lumMod w14:val="95000"/>
              </w14:schemeClr>
            </w14:solidFill>
            <w14:prstDash w14:val="solid"/>
            <w14:bevel/>
          </w14:textOutline>
        </w:rPr>
      </w:pPr>
      <w:r>
        <w:rPr>
          <w:rFonts w:ascii="Aptos" w:eastAsia="Aptos" w:hAnsi="Aptos"/>
          <w:noProof/>
          <w14:textOutline w14:w="9525" w14:cap="rnd" w14:cmpd="sng" w14:algn="ctr">
            <w14:solidFill>
              <w14:schemeClr w14:val="bg1">
                <w14:lumMod w14:val="95000"/>
              </w14:schemeClr>
            </w14:solidFill>
            <w14:prstDash w14:val="solid"/>
            <w14:bevel/>
          </w14:textOutline>
        </w:rPr>
        <w:drawing>
          <wp:inline distT="0" distB="0" distL="0" distR="0" wp14:anchorId="35D69CC2" wp14:editId="0138576A">
            <wp:extent cx="5937885" cy="3811905"/>
            <wp:effectExtent l="0" t="0" r="5715" b="0"/>
            <wp:docPr id="21163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811905"/>
                    </a:xfrm>
                    <a:prstGeom prst="rect">
                      <a:avLst/>
                    </a:prstGeom>
                    <a:noFill/>
                    <a:ln>
                      <a:noFill/>
                    </a:ln>
                  </pic:spPr>
                </pic:pic>
              </a:graphicData>
            </a:graphic>
          </wp:inline>
        </w:drawing>
      </w:r>
    </w:p>
    <w:p w14:paraId="0C78FCD3" w14:textId="48897AB7" w:rsidR="00340BCC" w:rsidRPr="00744F65" w:rsidRDefault="352D3946" w:rsidP="00744F65">
      <w:pPr>
        <w:pStyle w:val="Heading3"/>
      </w:pPr>
      <w:bookmarkStart w:id="45" w:name="_Toc232026262"/>
      <w:bookmarkStart w:id="46" w:name="_Toc232074092"/>
      <w:bookmarkStart w:id="47" w:name="_Toc243346150"/>
      <w:bookmarkEnd w:id="42"/>
      <w:bookmarkEnd w:id="43"/>
      <w:bookmarkEnd w:id="44"/>
      <w:r w:rsidRPr="00744F65">
        <w:t xml:space="preserve">Resource Groups – </w:t>
      </w:r>
      <w:r w:rsidR="003B649F">
        <w:t>Development</w:t>
      </w:r>
      <w:r w:rsidR="003B649F" w:rsidRPr="00744F65">
        <w:t xml:space="preserve"> </w:t>
      </w:r>
      <w:r w:rsidRPr="00744F65">
        <w:t>Internal</w:t>
      </w:r>
      <w:bookmarkEnd w:id="45"/>
      <w:bookmarkEnd w:id="46"/>
      <w:bookmarkEnd w:id="47"/>
    </w:p>
    <w:p w14:paraId="1887DCEF" w14:textId="6C40F209" w:rsidR="00340BCC" w:rsidRPr="00D26A28" w:rsidRDefault="352D3946" w:rsidP="36A4DEFD">
      <w:pPr>
        <w:spacing w:before="120" w:line="240" w:lineRule="auto"/>
        <w:jc w:val="both"/>
        <w:rPr>
          <w:rFonts w:ascii="Aptos" w:eastAsia="Aptos" w:hAnsi="Aptos" w:cs="Arial"/>
          <w:sz w:val="24"/>
          <w:szCs w:val="24"/>
        </w:rPr>
      </w:pPr>
      <w:r w:rsidRPr="36A4DEFD">
        <w:rPr>
          <w:rFonts w:ascii="Aptos" w:eastAsia="Aptos" w:hAnsi="Aptos" w:cs="Arial"/>
        </w:rPr>
        <w:t xml:space="preserve">Resource groups for </w:t>
      </w:r>
      <w:r w:rsidR="003B649F">
        <w:rPr>
          <w:rFonts w:ascii="Aptos" w:eastAsia="Aptos" w:hAnsi="Aptos" w:cs="Arial"/>
        </w:rPr>
        <w:t>development</w:t>
      </w:r>
      <w:r w:rsidR="003B649F" w:rsidRPr="36A4DEFD">
        <w:rPr>
          <w:rFonts w:ascii="Aptos" w:eastAsia="Aptos" w:hAnsi="Aptos" w:cs="Arial"/>
        </w:rPr>
        <w:t xml:space="preserve"> </w:t>
      </w:r>
      <w:r w:rsidRPr="36A4DEFD">
        <w:rPr>
          <w:rFonts w:ascii="Aptos" w:eastAsia="Aptos" w:hAnsi="Aptos" w:cs="Arial"/>
        </w:rPr>
        <w:t>subscription. Resource groups names will follow Calandra standards</w:t>
      </w:r>
      <w:r w:rsidRPr="36A4DEFD">
        <w:rPr>
          <w:rFonts w:ascii="Aptos" w:eastAsia="Aptos" w:hAnsi="Aptos" w:cs="Arial"/>
          <w:sz w:val="24"/>
          <w:szCs w:val="24"/>
        </w:rPr>
        <w:t>.</w:t>
      </w:r>
    </w:p>
    <w:tbl>
      <w:tblPr>
        <w:tblStyle w:val="DesignDocTable1"/>
        <w:tblW w:w="5000" w:type="pct"/>
        <w:tblLook w:val="04A0" w:firstRow="1" w:lastRow="0" w:firstColumn="1" w:lastColumn="0" w:noHBand="0" w:noVBand="1"/>
      </w:tblPr>
      <w:tblGrid>
        <w:gridCol w:w="3366"/>
        <w:gridCol w:w="3382"/>
        <w:gridCol w:w="2606"/>
      </w:tblGrid>
      <w:tr w:rsidR="00340BCC" w:rsidRPr="00D26A28" w14:paraId="543278BC" w14:textId="77777777" w:rsidTr="36A4DEFD">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1799" w:type="pct"/>
            <w:noWrap/>
            <w:hideMark/>
          </w:tcPr>
          <w:p w14:paraId="2F336BBB" w14:textId="77777777" w:rsidR="00340BCC" w:rsidRPr="00D26A28" w:rsidRDefault="352D3946" w:rsidP="00F714E8">
            <w:pPr>
              <w:spacing w:after="200"/>
              <w:rPr>
                <w:rFonts w:eastAsia="Times New Roman" w:cs="Aptos"/>
              </w:rPr>
            </w:pPr>
            <w:r w:rsidRPr="36A4DEFD">
              <w:rPr>
                <w:rFonts w:eastAsia="Times New Roman" w:cs="Aptos"/>
              </w:rPr>
              <w:t>Resource Group Name(s):</w:t>
            </w:r>
          </w:p>
        </w:tc>
        <w:tc>
          <w:tcPr>
            <w:tcW w:w="1808" w:type="pct"/>
            <w:noWrap/>
            <w:hideMark/>
          </w:tcPr>
          <w:p w14:paraId="62B8B388" w14:textId="77777777" w:rsidR="00340BCC" w:rsidRPr="00D26A28" w:rsidRDefault="352D3946" w:rsidP="00F714E8">
            <w:pPr>
              <w:spacing w:after="200"/>
              <w:cnfStyle w:val="100000000000" w:firstRow="1" w:lastRow="0" w:firstColumn="0" w:lastColumn="0" w:oddVBand="0" w:evenVBand="0" w:oddHBand="0" w:evenHBand="0" w:firstRowFirstColumn="0" w:firstRowLastColumn="0" w:lastRowFirstColumn="0" w:lastRowLastColumn="0"/>
              <w:rPr>
                <w:rFonts w:eastAsia="Times New Roman" w:cs="Aptos"/>
              </w:rPr>
            </w:pPr>
            <w:r w:rsidRPr="36A4DEFD">
              <w:rPr>
                <w:rFonts w:eastAsia="Times New Roman" w:cs="Aptos"/>
              </w:rPr>
              <w:t>Subscription:</w:t>
            </w:r>
          </w:p>
        </w:tc>
        <w:tc>
          <w:tcPr>
            <w:tcW w:w="1393" w:type="pct"/>
            <w:noWrap/>
            <w:hideMark/>
          </w:tcPr>
          <w:p w14:paraId="62CC5700" w14:textId="77777777" w:rsidR="00340BCC" w:rsidRPr="00D26A28" w:rsidRDefault="352D3946" w:rsidP="00F714E8">
            <w:pPr>
              <w:spacing w:after="200"/>
              <w:cnfStyle w:val="100000000000" w:firstRow="1" w:lastRow="0" w:firstColumn="0" w:lastColumn="0" w:oddVBand="0" w:evenVBand="0" w:oddHBand="0" w:evenHBand="0" w:firstRowFirstColumn="0" w:firstRowLastColumn="0" w:lastRowFirstColumn="0" w:lastRowLastColumn="0"/>
              <w:rPr>
                <w:rFonts w:eastAsia="Times New Roman" w:cs="Aptos"/>
              </w:rPr>
            </w:pPr>
            <w:r w:rsidRPr="36A4DEFD">
              <w:rPr>
                <w:rFonts w:eastAsia="Times New Roman" w:cs="Aptos"/>
              </w:rPr>
              <w:t>Region:</w:t>
            </w:r>
          </w:p>
        </w:tc>
      </w:tr>
      <w:tr w:rsidR="00340BCC" w:rsidRPr="00D26A28" w14:paraId="3193F26A" w14:textId="77777777" w:rsidTr="36A4DEF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9" w:type="pct"/>
          </w:tcPr>
          <w:p w14:paraId="2F4EA70E" w14:textId="12923C0F" w:rsidR="00340BCC" w:rsidRPr="00EB7260" w:rsidRDefault="00BA5342" w:rsidP="36A4DEFD">
            <w:pPr>
              <w:rPr>
                <w:rFonts w:ascii="Aptos" w:eastAsia="Calibri" w:hAnsi="Aptos" w:cs="Times New Roman"/>
                <w:b w:val="0"/>
                <w:bCs w:val="0"/>
                <w:sz w:val="22"/>
              </w:rPr>
            </w:pPr>
            <w:r>
              <w:rPr>
                <w:rFonts w:ascii="Aptos" w:eastAsia="Calibri" w:hAnsi="Aptos" w:cs="Times New Roman"/>
                <w:b w:val="0"/>
                <w:bCs w:val="0"/>
                <w:sz w:val="22"/>
              </w:rPr>
              <w:t>dpx</w:t>
            </w:r>
            <w:r w:rsidR="352D3946" w:rsidRPr="36A4DEFD">
              <w:rPr>
                <w:rFonts w:ascii="Aptos" w:eastAsia="Calibri" w:hAnsi="Aptos" w:cs="Times New Roman"/>
                <w:b w:val="0"/>
                <w:bCs w:val="0"/>
                <w:sz w:val="22"/>
              </w:rPr>
              <w:t>-</w:t>
            </w:r>
            <w:r>
              <w:rPr>
                <w:rFonts w:ascii="Aptos" w:eastAsia="Calibri" w:hAnsi="Aptos" w:cs="Times New Roman"/>
                <w:b w:val="0"/>
                <w:bCs w:val="0"/>
                <w:sz w:val="22"/>
              </w:rPr>
              <w:t>dat</w:t>
            </w:r>
            <w:r w:rsidR="352D3946" w:rsidRPr="36A4DEFD">
              <w:rPr>
                <w:rFonts w:ascii="Aptos" w:eastAsia="Calibri" w:hAnsi="Aptos" w:cs="Times New Roman"/>
                <w:b w:val="0"/>
                <w:bCs w:val="0"/>
                <w:sz w:val="22"/>
              </w:rPr>
              <w:t>-net-</w:t>
            </w:r>
            <w:r w:rsidR="003B649F">
              <w:rPr>
                <w:rFonts w:ascii="Aptos" w:eastAsia="Calibri" w:hAnsi="Aptos" w:cs="Times New Roman"/>
                <w:b w:val="0"/>
                <w:bCs w:val="0"/>
                <w:sz w:val="22"/>
              </w:rPr>
              <w:t>dev</w:t>
            </w:r>
            <w:r w:rsidR="352D3946" w:rsidRPr="36A4DEFD">
              <w:rPr>
                <w:rFonts w:ascii="Aptos" w:eastAsia="Calibri" w:hAnsi="Aptos" w:cs="Times New Roman"/>
                <w:b w:val="0"/>
                <w:bCs w:val="0"/>
                <w:sz w:val="22"/>
              </w:rPr>
              <w:t>-int-gwc-rg-001</w:t>
            </w:r>
          </w:p>
        </w:tc>
        <w:tc>
          <w:tcPr>
            <w:tcW w:w="1808" w:type="pct"/>
            <w:vAlign w:val="center"/>
          </w:tcPr>
          <w:p w14:paraId="776B86FE" w14:textId="643658B2" w:rsidR="00340BCC" w:rsidRPr="00EB7260" w:rsidRDefault="00917971" w:rsidP="36A4DEFD">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sz w:val="22"/>
              </w:rPr>
            </w:pPr>
            <w:r w:rsidRPr="00A66014">
              <w:t>dpx-sub-dat-</w:t>
            </w:r>
            <w:r>
              <w:t>dev</w:t>
            </w:r>
            <w:r w:rsidRPr="00A66014">
              <w:t>-gwc-int-001</w:t>
            </w:r>
          </w:p>
        </w:tc>
        <w:tc>
          <w:tcPr>
            <w:tcW w:w="1393" w:type="pct"/>
          </w:tcPr>
          <w:p w14:paraId="7326C657" w14:textId="77777777" w:rsidR="00340BCC" w:rsidRPr="00EB7260" w:rsidRDefault="352D3946" w:rsidP="36A4DEFD">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sz w:val="22"/>
              </w:rPr>
            </w:pPr>
            <w:r w:rsidRPr="36A4DEFD">
              <w:rPr>
                <w:rFonts w:ascii="Aptos" w:eastAsia="Calibri" w:hAnsi="Aptos" w:cs="Times New Roman"/>
                <w:sz w:val="22"/>
              </w:rPr>
              <w:t>GWC</w:t>
            </w:r>
          </w:p>
        </w:tc>
      </w:tr>
      <w:tr w:rsidR="00340BCC" w:rsidRPr="00D26A28" w14:paraId="1245A568" w14:textId="77777777" w:rsidTr="36A4DEFD">
        <w:trPr>
          <w:trHeight w:val="315"/>
        </w:trPr>
        <w:tc>
          <w:tcPr>
            <w:cnfStyle w:val="001000000000" w:firstRow="0" w:lastRow="0" w:firstColumn="1" w:lastColumn="0" w:oddVBand="0" w:evenVBand="0" w:oddHBand="0" w:evenHBand="0" w:firstRowFirstColumn="0" w:firstRowLastColumn="0" w:lastRowFirstColumn="0" w:lastRowLastColumn="0"/>
            <w:tcW w:w="1799" w:type="pct"/>
          </w:tcPr>
          <w:p w14:paraId="13C79B43" w14:textId="51B6419A" w:rsidR="00340BCC" w:rsidRPr="00003FF0" w:rsidRDefault="00BA5342" w:rsidP="00F714E8">
            <w:pPr>
              <w:rPr>
                <w:rFonts w:ascii="Aptos" w:eastAsia="Calibri" w:hAnsi="Aptos" w:cs="Times New Roman"/>
              </w:rPr>
            </w:pPr>
            <w:r>
              <w:rPr>
                <w:rFonts w:ascii="Aptos" w:eastAsia="Calibri" w:hAnsi="Aptos" w:cs="Times New Roman"/>
                <w:b w:val="0"/>
                <w:bCs w:val="0"/>
                <w:sz w:val="22"/>
              </w:rPr>
              <w:t>dpx-dat</w:t>
            </w:r>
            <w:r w:rsidR="352D3946" w:rsidRPr="36A4DEFD">
              <w:rPr>
                <w:rFonts w:ascii="Aptos" w:eastAsia="Calibri" w:hAnsi="Aptos" w:cs="Times New Roman"/>
                <w:b w:val="0"/>
                <w:bCs w:val="0"/>
                <w:sz w:val="22"/>
              </w:rPr>
              <w:t>-</w:t>
            </w:r>
            <w:r w:rsidR="00917971">
              <w:rPr>
                <w:rFonts w:ascii="Aptos" w:eastAsia="Calibri" w:hAnsi="Aptos" w:cs="Times New Roman"/>
                <w:b w:val="0"/>
                <w:bCs w:val="0"/>
                <w:sz w:val="22"/>
              </w:rPr>
              <w:t>db</w:t>
            </w:r>
            <w:r w:rsidR="00917971" w:rsidRPr="36A4DEFD">
              <w:rPr>
                <w:rFonts w:ascii="Aptos" w:eastAsia="Calibri" w:hAnsi="Aptos" w:cs="Times New Roman"/>
                <w:b w:val="0"/>
                <w:bCs w:val="0"/>
                <w:sz w:val="22"/>
              </w:rPr>
              <w:t>x</w:t>
            </w:r>
            <w:r w:rsidR="352D3946" w:rsidRPr="36A4DEFD">
              <w:rPr>
                <w:rFonts w:ascii="Aptos" w:eastAsia="Calibri" w:hAnsi="Aptos" w:cs="Times New Roman"/>
                <w:b w:val="0"/>
                <w:bCs w:val="0"/>
                <w:sz w:val="22"/>
              </w:rPr>
              <w:t>-</w:t>
            </w:r>
            <w:r w:rsidR="003B649F">
              <w:rPr>
                <w:rFonts w:ascii="Aptos" w:eastAsia="Calibri" w:hAnsi="Aptos" w:cs="Times New Roman"/>
                <w:b w:val="0"/>
                <w:bCs w:val="0"/>
                <w:sz w:val="22"/>
              </w:rPr>
              <w:t>dev</w:t>
            </w:r>
            <w:r w:rsidR="352D3946" w:rsidRPr="36A4DEFD">
              <w:rPr>
                <w:rFonts w:ascii="Aptos" w:eastAsia="Calibri" w:hAnsi="Aptos" w:cs="Times New Roman"/>
                <w:b w:val="0"/>
                <w:bCs w:val="0"/>
                <w:sz w:val="22"/>
              </w:rPr>
              <w:t>-int-gwc-rg-001 </w:t>
            </w:r>
          </w:p>
        </w:tc>
        <w:tc>
          <w:tcPr>
            <w:tcW w:w="1808" w:type="pct"/>
          </w:tcPr>
          <w:p w14:paraId="6B9C0924" w14:textId="05ACD502" w:rsidR="00340BCC" w:rsidRPr="00003FF0" w:rsidRDefault="00917971" w:rsidP="00F714E8">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A66014">
              <w:t>dpx-sub-dat-</w:t>
            </w:r>
            <w:r>
              <w:t>dev</w:t>
            </w:r>
            <w:r w:rsidRPr="00A66014">
              <w:t>-gwc-int-001</w:t>
            </w:r>
          </w:p>
        </w:tc>
        <w:tc>
          <w:tcPr>
            <w:tcW w:w="1393" w:type="pct"/>
          </w:tcPr>
          <w:p w14:paraId="5C17A5EF" w14:textId="77777777" w:rsidR="00340BCC" w:rsidRPr="00003FF0" w:rsidRDefault="352D3946" w:rsidP="00F714E8">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6A4DEFD">
              <w:rPr>
                <w:rFonts w:ascii="Aptos" w:eastAsia="Calibri" w:hAnsi="Aptos" w:cs="Times New Roman"/>
                <w:sz w:val="22"/>
              </w:rPr>
              <w:t>GWC</w:t>
            </w:r>
          </w:p>
        </w:tc>
      </w:tr>
      <w:tr w:rsidR="002A2D74" w:rsidRPr="00D26A28" w14:paraId="357D1C5A" w14:textId="77777777" w:rsidTr="36A4DEF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9" w:type="pct"/>
          </w:tcPr>
          <w:p w14:paraId="3DE495CC" w14:textId="11FC2B33" w:rsidR="002A2D74" w:rsidRPr="36A4DEFD" w:rsidRDefault="002A2D74" w:rsidP="002A2D74">
            <w:pPr>
              <w:rPr>
                <w:rFonts w:ascii="Aptos" w:eastAsia="Calibri" w:hAnsi="Aptos" w:cs="Times New Roman"/>
              </w:rPr>
            </w:pPr>
            <w:r w:rsidRPr="36A4DEFD">
              <w:rPr>
                <w:rFonts w:ascii="Aptos" w:eastAsia="Calibri" w:hAnsi="Aptos" w:cs="Times New Roman"/>
                <w:b w:val="0"/>
                <w:bCs w:val="0"/>
                <w:sz w:val="22"/>
              </w:rPr>
              <w:lastRenderedPageBreak/>
              <w:t>NetworkWatcherRG </w:t>
            </w:r>
          </w:p>
        </w:tc>
        <w:tc>
          <w:tcPr>
            <w:tcW w:w="1808" w:type="pct"/>
          </w:tcPr>
          <w:p w14:paraId="0553890E" w14:textId="7587E8B3" w:rsidR="002A2D74" w:rsidRPr="36A4DEFD" w:rsidRDefault="003B649F" w:rsidP="002A2D74">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rPr>
            </w:pPr>
            <w:r w:rsidRPr="00A66014">
              <w:t>dpx-sub-dat-</w:t>
            </w:r>
            <w:r>
              <w:t>dev</w:t>
            </w:r>
            <w:r w:rsidRPr="00A66014">
              <w:t>-gwc-int-001</w:t>
            </w:r>
          </w:p>
        </w:tc>
        <w:tc>
          <w:tcPr>
            <w:tcW w:w="1393" w:type="pct"/>
          </w:tcPr>
          <w:p w14:paraId="70BD9EAC" w14:textId="58FB137A" w:rsidR="002A2D74" w:rsidRPr="36A4DEFD" w:rsidRDefault="002A2D74" w:rsidP="002A2D74">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rPr>
            </w:pPr>
            <w:r w:rsidRPr="36A4DEFD">
              <w:rPr>
                <w:rFonts w:ascii="Aptos" w:eastAsia="Calibri" w:hAnsi="Aptos" w:cs="Times New Roman"/>
                <w:sz w:val="22"/>
              </w:rPr>
              <w:t>GWC</w:t>
            </w:r>
          </w:p>
        </w:tc>
      </w:tr>
    </w:tbl>
    <w:p w14:paraId="16CCE862" w14:textId="77777777" w:rsidR="00340BCC" w:rsidRPr="001515D1" w:rsidRDefault="352D3946" w:rsidP="00340BCC">
      <w:pPr>
        <w:rPr>
          <w:rFonts w:ascii="Aptos" w:eastAsia="Aptos" w:hAnsi="Aptos" w:cs="Aptos"/>
          <w:b/>
          <w:bCs/>
        </w:rPr>
      </w:pPr>
      <w:r w:rsidRPr="36A4DEFD">
        <w:rPr>
          <w:rFonts w:ascii="Aptos" w:eastAsia="Aptos" w:hAnsi="Aptos" w:cs="Aptos"/>
        </w:rPr>
        <w:t>Resource and Subnets allocation for each Resource group:</w:t>
      </w:r>
    </w:p>
    <w:tbl>
      <w:tblPr>
        <w:tblW w:w="9348" w:type="dxa"/>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3964"/>
        <w:gridCol w:w="5384"/>
      </w:tblGrid>
      <w:tr w:rsidR="00340BCC" w:rsidRPr="007B0CDA" w14:paraId="5BC7D7EF" w14:textId="77777777" w:rsidTr="00744F65">
        <w:trPr>
          <w:tblHeader/>
          <w:tblCellSpacing w:w="15" w:type="dxa"/>
        </w:trPr>
        <w:tc>
          <w:tcPr>
            <w:tcW w:w="3919"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DFBAC33" w14:textId="77777777" w:rsidR="00340BCC" w:rsidRPr="007B0CDA" w:rsidRDefault="352D3946" w:rsidP="00F714E8">
            <w:pPr>
              <w:spacing w:after="0"/>
              <w:rPr>
                <w:rFonts w:ascii="Aptos" w:eastAsia="Aptos" w:hAnsi="Aptos" w:cs="Aptos"/>
                <w:b/>
                <w:bCs/>
                <w:color w:val="FFFFFF" w:themeColor="background1"/>
                <w:sz w:val="18"/>
                <w:szCs w:val="18"/>
              </w:rPr>
            </w:pPr>
            <w:r w:rsidRPr="36A4DEFD">
              <w:rPr>
                <w:rFonts w:ascii="Aptos" w:eastAsia="Aptos" w:hAnsi="Aptos" w:cs="Aptos"/>
                <w:b/>
                <w:bCs/>
                <w:color w:val="FFFFFF" w:themeColor="background1"/>
                <w:sz w:val="18"/>
                <w:szCs w:val="18"/>
              </w:rPr>
              <w:t>Resource Group</w:t>
            </w:r>
          </w:p>
        </w:tc>
        <w:tc>
          <w:tcPr>
            <w:tcW w:w="5339"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B0A0DFF" w14:textId="77777777" w:rsidR="00340BCC" w:rsidRPr="007B0CDA" w:rsidRDefault="352D3946" w:rsidP="00F714E8">
            <w:pPr>
              <w:spacing w:after="0"/>
              <w:rPr>
                <w:rFonts w:ascii="Aptos" w:eastAsia="Aptos" w:hAnsi="Aptos" w:cs="Aptos"/>
                <w:b/>
                <w:bCs/>
                <w:color w:val="FFFFFF" w:themeColor="background1"/>
                <w:sz w:val="18"/>
                <w:szCs w:val="18"/>
              </w:rPr>
            </w:pPr>
            <w:r w:rsidRPr="36A4DEFD">
              <w:rPr>
                <w:rFonts w:ascii="Aptos" w:eastAsia="Aptos" w:hAnsi="Aptos" w:cs="Aptos"/>
                <w:b/>
                <w:bCs/>
                <w:color w:val="FFFFFF" w:themeColor="background1"/>
                <w:sz w:val="18"/>
                <w:szCs w:val="18"/>
              </w:rPr>
              <w:t>Resources</w:t>
            </w:r>
          </w:p>
        </w:tc>
      </w:tr>
      <w:tr w:rsidR="00340BCC" w:rsidRPr="007B0CDA" w14:paraId="7A91F21D" w14:textId="77777777" w:rsidTr="00744F65">
        <w:trPr>
          <w:tblCellSpacing w:w="15" w:type="dxa"/>
        </w:trPr>
        <w:tc>
          <w:tcPr>
            <w:tcW w:w="3919"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CB3E609" w14:textId="1C64BCE1" w:rsidR="00340BCC" w:rsidRPr="007B0CDA" w:rsidRDefault="00917971" w:rsidP="00F714E8">
            <w:pPr>
              <w:spacing w:after="0"/>
              <w:rPr>
                <w:rFonts w:ascii="Aptos" w:eastAsia="Aptos" w:hAnsi="Aptos" w:cs="Aptos"/>
                <w:sz w:val="18"/>
                <w:szCs w:val="18"/>
              </w:rPr>
            </w:pPr>
            <w:r w:rsidRPr="0010462B">
              <w:rPr>
                <w:rFonts w:ascii="Aptos" w:eastAsia="Calibri" w:hAnsi="Aptos" w:cs="Times New Roman"/>
              </w:rPr>
              <w:t>dpx-dat</w:t>
            </w:r>
            <w:r w:rsidRPr="36A4DEFD">
              <w:rPr>
                <w:rFonts w:ascii="Aptos" w:eastAsia="Calibri" w:hAnsi="Aptos" w:cs="Times New Roman"/>
              </w:rPr>
              <w:t>-net-prd-int-gwc-rg-001</w:t>
            </w:r>
          </w:p>
        </w:tc>
        <w:tc>
          <w:tcPr>
            <w:tcW w:w="533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C8CA490" w14:textId="3D4B5B23" w:rsidR="00340BCC" w:rsidRPr="007B0CDA" w:rsidRDefault="352D3946" w:rsidP="00F714E8">
            <w:pPr>
              <w:spacing w:after="0"/>
              <w:rPr>
                <w:rFonts w:ascii="Aptos" w:eastAsia="Aptos" w:hAnsi="Aptos" w:cs="Aptos"/>
                <w:sz w:val="18"/>
                <w:szCs w:val="18"/>
              </w:rPr>
            </w:pPr>
            <w:r w:rsidRPr="36A4DEFD">
              <w:rPr>
                <w:rStyle w:val="normaltextrun"/>
                <w:rFonts w:ascii="Aptos" w:hAnsi="Aptos" w:cs="Segoe UI"/>
              </w:rPr>
              <w:t>vnet</w:t>
            </w:r>
            <w:r w:rsidRPr="36A4DEFD">
              <w:rPr>
                <w:rStyle w:val="eop"/>
                <w:rFonts w:ascii="Aptos" w:hAnsi="Aptos" w:cs="Segoe UI"/>
              </w:rPr>
              <w:t> </w:t>
            </w:r>
            <w:r w:rsidR="008C05EA">
              <w:rPr>
                <w:rStyle w:val="eop"/>
                <w:rFonts w:ascii="Aptos" w:hAnsi="Aptos" w:cs="Segoe UI"/>
              </w:rPr>
              <w:t>1</w:t>
            </w:r>
          </w:p>
        </w:tc>
      </w:tr>
      <w:tr w:rsidR="00340BCC" w:rsidRPr="007B0CDA" w14:paraId="250FB2F9" w14:textId="77777777" w:rsidTr="00744F65">
        <w:trPr>
          <w:tblCellSpacing w:w="15" w:type="dxa"/>
        </w:trPr>
        <w:tc>
          <w:tcPr>
            <w:tcW w:w="3919" w:type="dxa"/>
            <w:tcBorders>
              <w:left w:val="single" w:sz="6" w:space="0" w:color="E6E6E6"/>
              <w:right w:val="single" w:sz="6" w:space="0" w:color="E6E6E6"/>
            </w:tcBorders>
            <w:shd w:val="clear" w:color="auto" w:fill="FAFAFA"/>
            <w:tcMar>
              <w:top w:w="120" w:type="dxa"/>
              <w:left w:w="180" w:type="dxa"/>
              <w:bottom w:w="105" w:type="dxa"/>
              <w:right w:w="120" w:type="dxa"/>
            </w:tcMar>
            <w:hideMark/>
          </w:tcPr>
          <w:p w14:paraId="4C023F84" w14:textId="0DD2F0B7" w:rsidR="00340BCC" w:rsidRPr="007B0CDA" w:rsidRDefault="00917971" w:rsidP="00F714E8">
            <w:pPr>
              <w:spacing w:after="0"/>
              <w:rPr>
                <w:rFonts w:ascii="Aptos" w:eastAsia="Aptos" w:hAnsi="Aptos" w:cs="Aptos"/>
                <w:sz w:val="18"/>
                <w:szCs w:val="18"/>
              </w:rPr>
            </w:pPr>
            <w:r w:rsidRPr="0010462B">
              <w:rPr>
                <w:rFonts w:ascii="Aptos" w:eastAsia="Calibri" w:hAnsi="Aptos" w:cs="Times New Roman"/>
              </w:rPr>
              <w:t>dpx-dat-db</w:t>
            </w:r>
            <w:r w:rsidRPr="36A4DEFD">
              <w:rPr>
                <w:rFonts w:ascii="Aptos" w:eastAsia="Calibri" w:hAnsi="Aptos" w:cs="Times New Roman"/>
              </w:rPr>
              <w:t>x-prd-int-gwc-rg-001 </w:t>
            </w:r>
          </w:p>
        </w:tc>
        <w:tc>
          <w:tcPr>
            <w:tcW w:w="5339" w:type="dxa"/>
            <w:tcBorders>
              <w:right w:val="single" w:sz="6" w:space="0" w:color="E6E6E6"/>
            </w:tcBorders>
            <w:shd w:val="clear" w:color="auto" w:fill="FAFAFA"/>
            <w:tcMar>
              <w:top w:w="120" w:type="dxa"/>
              <w:left w:w="180" w:type="dxa"/>
              <w:bottom w:w="105" w:type="dxa"/>
              <w:right w:w="120" w:type="dxa"/>
            </w:tcMar>
            <w:hideMark/>
          </w:tcPr>
          <w:p w14:paraId="0D4B83E5" w14:textId="4CF10811" w:rsidR="00340BCC" w:rsidRPr="007B0CDA" w:rsidRDefault="352D3946" w:rsidP="00F714E8">
            <w:pPr>
              <w:spacing w:after="0"/>
              <w:rPr>
                <w:rFonts w:ascii="Aptos" w:eastAsia="Aptos" w:hAnsi="Aptos" w:cs="Aptos"/>
                <w:sz w:val="18"/>
                <w:szCs w:val="18"/>
              </w:rPr>
            </w:pPr>
            <w:r w:rsidRPr="36A4DEFD">
              <w:rPr>
                <w:rStyle w:val="normaltextrun"/>
                <w:rFonts w:ascii="Aptos" w:hAnsi="Aptos" w:cs="Segoe UI"/>
                <w:sz w:val="18"/>
                <w:szCs w:val="18"/>
              </w:rPr>
              <w:t>Key Vault, Storage, Monitoring, Security,</w:t>
            </w:r>
            <w:r w:rsidRPr="36A4DEFD">
              <w:rPr>
                <w:rStyle w:val="normaltextrun"/>
                <w:rFonts w:ascii="Aptos" w:hAnsi="Aptos" w:cs="Segoe UI"/>
              </w:rPr>
              <w:t> </w:t>
            </w:r>
            <w:r w:rsidRPr="36A4DEFD">
              <w:rPr>
                <w:rStyle w:val="normaltextrun"/>
                <w:rFonts w:ascii="Aptos" w:hAnsi="Aptos" w:cs="Segoe UI"/>
                <w:sz w:val="18"/>
                <w:szCs w:val="18"/>
              </w:rPr>
              <w:t>subnets</w:t>
            </w:r>
            <w:r w:rsidRPr="36A4DEFD">
              <w:rPr>
                <w:rStyle w:val="normaltextrun"/>
                <w:sz w:val="18"/>
                <w:szCs w:val="18"/>
              </w:rPr>
              <w:t> </w:t>
            </w:r>
          </w:p>
        </w:tc>
      </w:tr>
      <w:tr w:rsidR="00340BCC" w:rsidRPr="007B0CDA" w14:paraId="22E09BFC" w14:textId="77777777" w:rsidTr="00744F65">
        <w:trPr>
          <w:tblCellSpacing w:w="15" w:type="dxa"/>
        </w:trPr>
        <w:tc>
          <w:tcPr>
            <w:tcW w:w="3919" w:type="dxa"/>
            <w:tcBorders>
              <w:left w:val="single" w:sz="6" w:space="0" w:color="E6E6E6"/>
              <w:right w:val="single" w:sz="6" w:space="0" w:color="E6E6E6"/>
            </w:tcBorders>
            <w:shd w:val="clear" w:color="auto" w:fill="FAFAFA"/>
            <w:tcMar>
              <w:top w:w="120" w:type="dxa"/>
              <w:left w:w="180" w:type="dxa"/>
              <w:bottom w:w="105" w:type="dxa"/>
              <w:right w:w="120" w:type="dxa"/>
            </w:tcMar>
          </w:tcPr>
          <w:p w14:paraId="09F9D611" w14:textId="77777777" w:rsidR="00340BCC" w:rsidRDefault="352D3946" w:rsidP="00F714E8">
            <w:pPr>
              <w:spacing w:after="0"/>
              <w:rPr>
                <w:rFonts w:ascii="Aptos" w:eastAsia="Aptos" w:hAnsi="Aptos" w:cs="Aptos"/>
                <w:sz w:val="18"/>
                <w:szCs w:val="18"/>
              </w:rPr>
            </w:pPr>
            <w:r w:rsidRPr="36A4DEFD">
              <w:rPr>
                <w:rFonts w:ascii="Aptos" w:eastAsia="Calibri" w:hAnsi="Aptos" w:cs="Times New Roman"/>
              </w:rPr>
              <w:t>NetworkWatcherRG </w:t>
            </w:r>
          </w:p>
        </w:tc>
        <w:tc>
          <w:tcPr>
            <w:tcW w:w="5339" w:type="dxa"/>
            <w:tcBorders>
              <w:right w:val="single" w:sz="6" w:space="0" w:color="E6E6E6"/>
            </w:tcBorders>
            <w:shd w:val="clear" w:color="auto" w:fill="FAFAFA"/>
            <w:tcMar>
              <w:top w:w="120" w:type="dxa"/>
              <w:left w:w="180" w:type="dxa"/>
              <w:bottom w:w="105" w:type="dxa"/>
              <w:right w:w="120" w:type="dxa"/>
            </w:tcMar>
          </w:tcPr>
          <w:p w14:paraId="5095EE37" w14:textId="77777777" w:rsidR="00340BCC" w:rsidRPr="007B0CDA" w:rsidRDefault="00340BCC" w:rsidP="00F714E8">
            <w:pPr>
              <w:spacing w:after="0"/>
              <w:rPr>
                <w:rFonts w:ascii="Aptos" w:eastAsia="Aptos" w:hAnsi="Aptos" w:cs="Aptos"/>
                <w:sz w:val="18"/>
                <w:szCs w:val="18"/>
              </w:rPr>
            </w:pPr>
          </w:p>
        </w:tc>
      </w:tr>
    </w:tbl>
    <w:p w14:paraId="1DCCCA85" w14:textId="77777777" w:rsidR="00340BCC" w:rsidRDefault="00340BCC" w:rsidP="00340BCC">
      <w:pPr>
        <w:rPr>
          <w:rFonts w:ascii="Aptos" w:eastAsia="Aptos" w:hAnsi="Aptos" w:cs="Aptos"/>
        </w:rPr>
      </w:pPr>
    </w:p>
    <w:p w14:paraId="54821E17" w14:textId="77777777" w:rsidR="00340BCC" w:rsidRPr="00D26A28" w:rsidRDefault="00340BCC" w:rsidP="00340BCC">
      <w:pPr>
        <w:rPr>
          <w:rFonts w:ascii="Aptos" w:eastAsia="Aptos" w:hAnsi="Aptos" w:cs="Aptos"/>
        </w:rPr>
      </w:pPr>
    </w:p>
    <w:p w14:paraId="1EC94707" w14:textId="55CF47DF" w:rsidR="00340BCC" w:rsidRPr="00744F65" w:rsidRDefault="352D3946" w:rsidP="00744F65">
      <w:pPr>
        <w:pStyle w:val="Heading3"/>
      </w:pPr>
      <w:bookmarkStart w:id="48" w:name="_Toc200397307"/>
      <w:bookmarkStart w:id="49" w:name="_Toc201009019"/>
      <w:bookmarkStart w:id="50" w:name="_Toc232026263"/>
      <w:bookmarkStart w:id="51" w:name="_Toc232074093"/>
      <w:bookmarkStart w:id="52" w:name="_Toc243346151"/>
      <w:r w:rsidRPr="00744F65">
        <w:t>Virtual Network</w:t>
      </w:r>
      <w:bookmarkEnd w:id="48"/>
      <w:r w:rsidRPr="00744F65">
        <w:t xml:space="preserve">- </w:t>
      </w:r>
      <w:r w:rsidR="00917971">
        <w:t>development</w:t>
      </w:r>
      <w:r w:rsidR="00917971" w:rsidRPr="00744F65">
        <w:t xml:space="preserve"> </w:t>
      </w:r>
      <w:r w:rsidRPr="00744F65">
        <w:t>Internal</w:t>
      </w:r>
      <w:bookmarkEnd w:id="49"/>
      <w:bookmarkEnd w:id="50"/>
      <w:bookmarkEnd w:id="51"/>
      <w:bookmarkEnd w:id="52"/>
    </w:p>
    <w:p w14:paraId="2AB695E3" w14:textId="00CCBA96" w:rsidR="00340BCC" w:rsidRPr="00F02F62" w:rsidRDefault="352D3946" w:rsidP="00340BCC">
      <w:pPr>
        <w:spacing w:before="120" w:line="240" w:lineRule="auto"/>
        <w:jc w:val="both"/>
        <w:rPr>
          <w:rFonts w:ascii="Aptos" w:eastAsia="Aptos" w:hAnsi="Aptos" w:cs="Aptos"/>
        </w:rPr>
      </w:pPr>
      <w:r w:rsidRPr="36A4DEFD">
        <w:rPr>
          <w:rFonts w:ascii="Aptos" w:eastAsia="Aptos" w:hAnsi="Aptos" w:cs="Aptos"/>
        </w:rPr>
        <w:t xml:space="preserve">This section outlines the design and implementation of a Virtual Network (VNet) within a </w:t>
      </w:r>
      <w:r w:rsidR="00917971">
        <w:rPr>
          <w:rFonts w:ascii="Aptos" w:eastAsia="Aptos" w:hAnsi="Aptos" w:cs="Aptos"/>
        </w:rPr>
        <w:t>development</w:t>
      </w:r>
      <w:r w:rsidR="00917971" w:rsidRPr="36A4DEFD">
        <w:rPr>
          <w:rFonts w:ascii="Aptos" w:eastAsia="Aptos" w:hAnsi="Aptos" w:cs="Aptos"/>
        </w:rPr>
        <w:t xml:space="preserve"> </w:t>
      </w:r>
      <w:r w:rsidRPr="36A4DEFD">
        <w:rPr>
          <w:rFonts w:ascii="Aptos" w:eastAsia="Aptos" w:hAnsi="Aptos" w:cs="Aptos"/>
        </w:rPr>
        <w:t xml:space="preserve">subscription to enable secure, scalable, and efficient internal connectivity between cloud resources. </w:t>
      </w:r>
      <w:proofErr w:type="spellStart"/>
      <w:r w:rsidR="00940458" w:rsidRPr="36A4DEFD">
        <w:rPr>
          <w:rFonts w:ascii="Aptos" w:eastAsia="Aptos" w:hAnsi="Aptos" w:cs="Aptos"/>
        </w:rPr>
        <w:t>VNet</w:t>
      </w:r>
      <w:proofErr w:type="spellEnd"/>
      <w:r w:rsidRPr="36A4DEFD">
        <w:rPr>
          <w:rFonts w:ascii="Aptos" w:eastAsia="Aptos" w:hAnsi="Aptos" w:cs="Aptos"/>
        </w:rPr>
        <w:t xml:space="preserve"> will serve as the foundational network layer for all </w:t>
      </w:r>
      <w:r w:rsidR="00246063">
        <w:rPr>
          <w:rFonts w:ascii="Aptos" w:eastAsia="Aptos" w:hAnsi="Aptos" w:cs="Aptos"/>
        </w:rPr>
        <w:t>development</w:t>
      </w:r>
      <w:r w:rsidR="0010462B" w:rsidRPr="36A4DEFD">
        <w:rPr>
          <w:rFonts w:ascii="Aptos" w:eastAsia="Aptos" w:hAnsi="Aptos" w:cs="Aptos"/>
        </w:rPr>
        <w:t xml:space="preserve"> </w:t>
      </w:r>
      <w:r w:rsidRPr="36A4DEFD">
        <w:rPr>
          <w:rFonts w:ascii="Aptos" w:eastAsia="Aptos" w:hAnsi="Aptos" w:cs="Aptos"/>
        </w:rPr>
        <w:t>workloads, supporting internal communication between services, secure access to on-premises resources, and integration with platform services.</w:t>
      </w:r>
    </w:p>
    <w:tbl>
      <w:tblPr>
        <w:tblStyle w:val="DesignDocTable1"/>
        <w:tblW w:w="5000" w:type="pct"/>
        <w:tblLook w:val="04A0" w:firstRow="1" w:lastRow="0" w:firstColumn="1" w:lastColumn="0" w:noHBand="0" w:noVBand="1"/>
      </w:tblPr>
      <w:tblGrid>
        <w:gridCol w:w="4292"/>
        <w:gridCol w:w="5062"/>
      </w:tblGrid>
      <w:tr w:rsidR="00340BCC" w:rsidRPr="00D26A28" w14:paraId="77B24819" w14:textId="77777777" w:rsidTr="36A4DEFD">
        <w:trPr>
          <w:cnfStyle w:val="100000000000" w:firstRow="1" w:lastRow="0" w:firstColumn="0" w:lastColumn="0" w:oddVBand="0" w:evenVBand="0" w:oddHBand="0" w:evenHBand="0" w:firstRowFirstColumn="0" w:firstRowLastColumn="0" w:lastRowFirstColumn="0" w:lastRowLastColumn="0"/>
          <w:trHeight w:val="465"/>
        </w:trPr>
        <w:tc>
          <w:tcPr>
            <w:cnfStyle w:val="001000000100" w:firstRow="0" w:lastRow="0" w:firstColumn="1" w:lastColumn="0" w:oddVBand="0" w:evenVBand="0" w:oddHBand="0" w:evenHBand="0" w:firstRowFirstColumn="1" w:firstRowLastColumn="0" w:lastRowFirstColumn="0" w:lastRowLastColumn="0"/>
            <w:tcW w:w="2294" w:type="pct"/>
            <w:noWrap/>
            <w:hideMark/>
          </w:tcPr>
          <w:p w14:paraId="39A0DDBD" w14:textId="77777777" w:rsidR="00340BCC" w:rsidRPr="00215F6D" w:rsidRDefault="352D3946" w:rsidP="36A4DEFD">
            <w:pPr>
              <w:spacing w:after="200"/>
              <w:rPr>
                <w:rFonts w:ascii="Aptos" w:eastAsia="Times New Roman" w:hAnsi="Aptos" w:cs="Aptos"/>
                <w:sz w:val="22"/>
              </w:rPr>
            </w:pPr>
            <w:r w:rsidRPr="36A4DEFD">
              <w:rPr>
                <w:rFonts w:ascii="Aptos" w:eastAsia="Times New Roman" w:hAnsi="Aptos" w:cs="Aptos"/>
                <w:sz w:val="22"/>
              </w:rPr>
              <w:t>vNet Name</w:t>
            </w:r>
          </w:p>
        </w:tc>
        <w:tc>
          <w:tcPr>
            <w:tcW w:w="2706" w:type="pct"/>
            <w:noWrap/>
          </w:tcPr>
          <w:p w14:paraId="6B675EF2" w14:textId="389FD6FB" w:rsidR="00340BCC" w:rsidRPr="00917971" w:rsidRDefault="00917971" w:rsidP="36A4DEFD">
            <w:pPr>
              <w:spacing w:after="200"/>
              <w:cnfStyle w:val="100000000000" w:firstRow="1" w:lastRow="0" w:firstColumn="0" w:lastColumn="0" w:oddVBand="0" w:evenVBand="0" w:oddHBand="0" w:evenHBand="0" w:firstRowFirstColumn="0" w:firstRowLastColumn="0" w:lastRowFirstColumn="0" w:lastRowLastColumn="0"/>
              <w:rPr>
                <w:rFonts w:ascii="Aptos" w:eastAsia="Times New Roman" w:hAnsi="Aptos" w:cs="Aptos"/>
                <w:sz w:val="22"/>
                <w:lang w:val="en-IN"/>
              </w:rPr>
            </w:pPr>
            <w:r w:rsidRPr="00917971">
              <w:rPr>
                <w:rFonts w:ascii="Arial" w:eastAsia="Calibri" w:hAnsi="Arial" w:cs="Times New Roman"/>
                <w:sz w:val="18"/>
                <w:szCs w:val="18"/>
              </w:rPr>
              <w:t>dpx-dat-dev-int-gwc-vnet-001</w:t>
            </w:r>
          </w:p>
        </w:tc>
      </w:tr>
      <w:tr w:rsidR="00340BCC" w:rsidRPr="00D26A28" w14:paraId="033DCBE5" w14:textId="77777777" w:rsidTr="36A4DEFD">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D84CD5D" w14:textId="77777777" w:rsidR="00340BCC" w:rsidRPr="00215F6D" w:rsidRDefault="352D3946" w:rsidP="36A4DEFD">
            <w:pPr>
              <w:spacing w:before="120"/>
              <w:jc w:val="both"/>
              <w:rPr>
                <w:rFonts w:ascii="Aptos" w:eastAsia="Times New Roman" w:hAnsi="Aptos" w:cs="Arial"/>
                <w:sz w:val="22"/>
              </w:rPr>
            </w:pPr>
            <w:r w:rsidRPr="36A4DEFD">
              <w:rPr>
                <w:rFonts w:ascii="Aptos" w:eastAsia="Aptos" w:hAnsi="Aptos" w:cs="Arial"/>
                <w:sz w:val="22"/>
              </w:rPr>
              <w:t>Address Space:</w:t>
            </w:r>
          </w:p>
        </w:tc>
        <w:tc>
          <w:tcPr>
            <w:tcW w:w="2706" w:type="pct"/>
            <w:noWrap/>
          </w:tcPr>
          <w:p w14:paraId="3AC71A04" w14:textId="47E359F8" w:rsidR="00340BCC" w:rsidRPr="00215F6D" w:rsidRDefault="00917971" w:rsidP="36A4DEFD">
            <w:pPr>
              <w:spacing w:before="120"/>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Arial"/>
                <w:sz w:val="22"/>
              </w:rPr>
            </w:pPr>
            <w:r w:rsidRPr="00917971">
              <w:rPr>
                <w:rFonts w:cs="Calibri"/>
                <w:sz w:val="22"/>
              </w:rPr>
              <w:t>10.130.252.0/22</w:t>
            </w:r>
          </w:p>
        </w:tc>
      </w:tr>
      <w:tr w:rsidR="00340BCC" w:rsidRPr="00D26A28" w14:paraId="64483067" w14:textId="77777777" w:rsidTr="36A4DEFD">
        <w:trPr>
          <w:trHeight w:val="31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4C3CBC2" w14:textId="77777777" w:rsidR="00340BCC" w:rsidRPr="00215F6D" w:rsidRDefault="352D3946" w:rsidP="36A4DEFD">
            <w:pPr>
              <w:spacing w:before="120"/>
              <w:jc w:val="both"/>
              <w:rPr>
                <w:rFonts w:ascii="Aptos" w:eastAsia="Times New Roman" w:hAnsi="Aptos" w:cs="Arial"/>
                <w:sz w:val="22"/>
              </w:rPr>
            </w:pPr>
            <w:r w:rsidRPr="36A4DEFD">
              <w:rPr>
                <w:rFonts w:ascii="Aptos" w:eastAsia="Aptos" w:hAnsi="Aptos" w:cs="Arial"/>
                <w:sz w:val="22"/>
              </w:rPr>
              <w:t>Subscription:</w:t>
            </w:r>
          </w:p>
        </w:tc>
        <w:tc>
          <w:tcPr>
            <w:tcW w:w="2706" w:type="pct"/>
            <w:noWrap/>
          </w:tcPr>
          <w:p w14:paraId="166CBAD5" w14:textId="1CE09985" w:rsidR="00340BCC" w:rsidRPr="00215F6D" w:rsidRDefault="00917971" w:rsidP="36A4DEFD">
            <w:pPr>
              <w:spacing w:before="120"/>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Arial"/>
                <w:sz w:val="22"/>
              </w:rPr>
            </w:pPr>
            <w:r w:rsidRPr="00907BBC">
              <w:rPr>
                <w:rFonts w:ascii="Aptos" w:eastAsia="Calibri" w:hAnsi="Aptos" w:cs="Times New Roman"/>
                <w:sz w:val="22"/>
              </w:rPr>
              <w:t>dpx</w:t>
            </w:r>
            <w:r w:rsidRPr="00B22C5E">
              <w:rPr>
                <w:rFonts w:ascii="Aptos" w:eastAsia="Calibri" w:hAnsi="Aptos" w:cs="Times New Roman"/>
                <w:sz w:val="22"/>
              </w:rPr>
              <w:t>-</w:t>
            </w:r>
            <w:r w:rsidRPr="00907BBC">
              <w:rPr>
                <w:rFonts w:ascii="Aptos" w:eastAsia="Calibri" w:hAnsi="Aptos" w:cs="Times New Roman"/>
                <w:sz w:val="22"/>
              </w:rPr>
              <w:t>dat</w:t>
            </w:r>
            <w:r w:rsidRPr="36A4DEFD">
              <w:rPr>
                <w:rFonts w:ascii="Aptos" w:eastAsia="Calibri" w:hAnsi="Aptos" w:cs="Times New Roman"/>
                <w:sz w:val="22"/>
              </w:rPr>
              <w:t>-net-prd-int-gwc-rg-001</w:t>
            </w:r>
          </w:p>
        </w:tc>
      </w:tr>
      <w:tr w:rsidR="00340BCC" w:rsidRPr="00D26A28" w14:paraId="267866AA" w14:textId="77777777" w:rsidTr="36A4DEF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4075D402" w14:textId="77777777" w:rsidR="00340BCC" w:rsidRPr="00215F6D" w:rsidRDefault="352D3946" w:rsidP="36A4DEFD">
            <w:pPr>
              <w:spacing w:before="120"/>
              <w:jc w:val="both"/>
              <w:rPr>
                <w:rFonts w:ascii="Aptos" w:eastAsia="Times New Roman" w:hAnsi="Aptos" w:cs="Arial"/>
                <w:sz w:val="22"/>
              </w:rPr>
            </w:pPr>
            <w:r w:rsidRPr="36A4DEFD">
              <w:rPr>
                <w:rFonts w:ascii="Aptos" w:eastAsia="Aptos" w:hAnsi="Aptos" w:cs="Arial"/>
                <w:sz w:val="22"/>
              </w:rPr>
              <w:t>Resource Group:</w:t>
            </w:r>
          </w:p>
        </w:tc>
        <w:tc>
          <w:tcPr>
            <w:tcW w:w="2706" w:type="pct"/>
            <w:noWrap/>
          </w:tcPr>
          <w:p w14:paraId="03531C7C" w14:textId="1377F851" w:rsidR="00340BCC" w:rsidRPr="00215F6D" w:rsidRDefault="00B22C5E" w:rsidP="36A4DEFD">
            <w:pPr>
              <w:spacing w:before="120"/>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Arial"/>
                <w:sz w:val="22"/>
              </w:rPr>
            </w:pPr>
            <w:r>
              <w:rPr>
                <w:rFonts w:ascii="Aptos" w:eastAsia="Calibri" w:hAnsi="Aptos" w:cs="Times New Roman"/>
                <w:b/>
                <w:bCs/>
                <w:sz w:val="22"/>
              </w:rPr>
              <w:t>dpx</w:t>
            </w:r>
            <w:r w:rsidRPr="36A4DEFD">
              <w:rPr>
                <w:rFonts w:ascii="Aptos" w:eastAsia="Calibri" w:hAnsi="Aptos" w:cs="Times New Roman"/>
                <w:sz w:val="22"/>
              </w:rPr>
              <w:t>-</w:t>
            </w:r>
            <w:r>
              <w:rPr>
                <w:rFonts w:ascii="Aptos" w:eastAsia="Calibri" w:hAnsi="Aptos" w:cs="Times New Roman"/>
                <w:b/>
                <w:bCs/>
                <w:sz w:val="22"/>
              </w:rPr>
              <w:t>dat</w:t>
            </w:r>
            <w:r w:rsidRPr="36A4DEFD">
              <w:rPr>
                <w:rFonts w:ascii="Aptos" w:eastAsia="Calibri" w:hAnsi="Aptos" w:cs="Times New Roman"/>
                <w:sz w:val="22"/>
              </w:rPr>
              <w:t>-net-prd-int-gwc-rg-001</w:t>
            </w:r>
          </w:p>
        </w:tc>
      </w:tr>
      <w:tr w:rsidR="00340BCC" w:rsidRPr="00D26A28" w14:paraId="254EB514" w14:textId="77777777" w:rsidTr="36A4DEFD">
        <w:trPr>
          <w:trHeight w:val="31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4074247" w14:textId="77777777" w:rsidR="00340BCC" w:rsidRPr="00215F6D" w:rsidRDefault="352D3946" w:rsidP="36A4DEFD">
            <w:pPr>
              <w:spacing w:before="120"/>
              <w:jc w:val="both"/>
              <w:rPr>
                <w:rFonts w:ascii="Aptos" w:eastAsia="Times New Roman" w:hAnsi="Aptos" w:cs="Arial"/>
                <w:sz w:val="22"/>
              </w:rPr>
            </w:pPr>
            <w:r w:rsidRPr="36A4DEFD">
              <w:rPr>
                <w:rFonts w:ascii="Aptos" w:eastAsia="Aptos" w:hAnsi="Aptos" w:cs="Arial"/>
                <w:sz w:val="22"/>
              </w:rPr>
              <w:t>DNS Servers:</w:t>
            </w:r>
          </w:p>
        </w:tc>
        <w:tc>
          <w:tcPr>
            <w:tcW w:w="2706" w:type="pct"/>
          </w:tcPr>
          <w:p w14:paraId="55868950" w14:textId="076258A9" w:rsidR="00340BCC" w:rsidRPr="00215F6D" w:rsidRDefault="00340BCC" w:rsidP="3977893D">
            <w:pPr>
              <w:spacing w:before="120"/>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Arial"/>
                <w:sz w:val="22"/>
              </w:rPr>
            </w:pPr>
          </w:p>
        </w:tc>
      </w:tr>
      <w:tr w:rsidR="00340BCC" w:rsidRPr="00D26A28" w14:paraId="2211033E" w14:textId="77777777" w:rsidTr="36A4DEF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7859323" w14:textId="77777777" w:rsidR="00340BCC" w:rsidRPr="00215F6D" w:rsidRDefault="352D3946" w:rsidP="36A4DEFD">
            <w:pPr>
              <w:spacing w:before="120"/>
              <w:jc w:val="both"/>
              <w:rPr>
                <w:rFonts w:ascii="Aptos" w:eastAsia="Times New Roman" w:hAnsi="Aptos" w:cs="Arial"/>
                <w:sz w:val="22"/>
              </w:rPr>
            </w:pPr>
            <w:r w:rsidRPr="36A4DEFD">
              <w:rPr>
                <w:rFonts w:ascii="Aptos" w:eastAsia="Aptos" w:hAnsi="Aptos" w:cs="Arial"/>
                <w:sz w:val="22"/>
              </w:rPr>
              <w:t>Peering</w:t>
            </w:r>
          </w:p>
        </w:tc>
        <w:tc>
          <w:tcPr>
            <w:tcW w:w="2706" w:type="pct"/>
          </w:tcPr>
          <w:p w14:paraId="3A6A7B82" w14:textId="77777777" w:rsidR="00340BCC" w:rsidRPr="00215F6D" w:rsidRDefault="352D3946" w:rsidP="36A4DEFD">
            <w:pPr>
              <w:spacing w:before="120"/>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Arial"/>
                <w:sz w:val="22"/>
              </w:rPr>
            </w:pPr>
            <w:r w:rsidRPr="36A4DEFD">
              <w:rPr>
                <w:rStyle w:val="normaltextrun"/>
                <w:rFonts w:ascii="Aptos" w:hAnsi="Aptos" w:cs="Segoe UI"/>
                <w:sz w:val="22"/>
              </w:rPr>
              <w:t>RemoteVnetToHubPeering</w:t>
            </w:r>
            <w:r w:rsidRPr="36A4DEFD">
              <w:rPr>
                <w:rStyle w:val="eop"/>
                <w:rFonts w:ascii="Aptos" w:hAnsi="Aptos" w:cs="Segoe UI"/>
                <w:sz w:val="22"/>
              </w:rPr>
              <w:t> </w:t>
            </w:r>
          </w:p>
        </w:tc>
      </w:tr>
    </w:tbl>
    <w:p w14:paraId="01B63346" w14:textId="27CB74A1" w:rsidR="00340BCC" w:rsidRDefault="00340BCC" w:rsidP="00340BCC">
      <w:pPr>
        <w:rPr>
          <w:rFonts w:ascii="Aptos" w:eastAsia="Aptos" w:hAnsi="Aptos" w:cs="Aptos"/>
        </w:rPr>
      </w:pPr>
    </w:p>
    <w:p w14:paraId="3CE2AF5A" w14:textId="77777777" w:rsidR="007E6FDE" w:rsidRDefault="007E6FDE" w:rsidP="007E6FDE">
      <w:pPr>
        <w:rPr>
          <w:rFonts w:ascii="Aptos" w:eastAsia="Aptos" w:hAnsi="Aptos" w:cs="Aptos"/>
        </w:rPr>
      </w:pPr>
    </w:p>
    <w:p w14:paraId="1CFB9319" w14:textId="77777777" w:rsidR="007E6FDE" w:rsidRDefault="007E6FDE" w:rsidP="00340BCC">
      <w:pPr>
        <w:rPr>
          <w:rFonts w:ascii="Aptos" w:eastAsia="Aptos" w:hAnsi="Aptos" w:cs="Aptos"/>
        </w:rPr>
      </w:pPr>
    </w:p>
    <w:p w14:paraId="45D9BE6D" w14:textId="0E06483C" w:rsidR="00340BCC" w:rsidRDefault="352D3946">
      <w:pPr>
        <w:pStyle w:val="Heading3"/>
      </w:pPr>
      <w:bookmarkStart w:id="53" w:name="_Toc201009020"/>
      <w:bookmarkStart w:id="54" w:name="_Toc232026264"/>
      <w:bookmarkStart w:id="55" w:name="_Toc232074094"/>
      <w:bookmarkStart w:id="56" w:name="_Toc243346152"/>
      <w:r w:rsidRPr="00744F65">
        <w:t xml:space="preserve">Subnet </w:t>
      </w:r>
      <w:r w:rsidR="003B649F">
        <w:t>–</w:t>
      </w:r>
      <w:r w:rsidRPr="00744F65">
        <w:t xml:space="preserve"> </w:t>
      </w:r>
      <w:r w:rsidR="003B649F">
        <w:t xml:space="preserve">Development </w:t>
      </w:r>
      <w:r w:rsidRPr="00744F65">
        <w:t>Internal</w:t>
      </w:r>
      <w:bookmarkEnd w:id="53"/>
      <w:bookmarkEnd w:id="54"/>
      <w:bookmarkEnd w:id="55"/>
      <w:bookmarkEnd w:id="56"/>
    </w:p>
    <w:p w14:paraId="2A8AA3AA" w14:textId="77777777" w:rsidR="007E6FDE" w:rsidRPr="00744F65" w:rsidRDefault="007E6FDE" w:rsidP="007E6FDE"/>
    <w:p w14:paraId="4D6B25B4" w14:textId="77777777" w:rsidR="00340BCC" w:rsidRPr="00D26A28" w:rsidRDefault="352D3946" w:rsidP="00340BCC">
      <w:pPr>
        <w:spacing w:after="0"/>
        <w:rPr>
          <w:rFonts w:ascii="Aptos" w:eastAsia="Aptos" w:hAnsi="Aptos" w:cs="Times New Roman"/>
        </w:rPr>
      </w:pPr>
      <w:r w:rsidRPr="36A4DEFD">
        <w:rPr>
          <w:rFonts w:ascii="Aptos" w:eastAsia="Aptos" w:hAnsi="Aptos" w:cs="Times New Roman"/>
          <w:b/>
          <w:bCs/>
        </w:rPr>
        <w:t>Internal Connectivity Design</w:t>
      </w:r>
    </w:p>
    <w:p w14:paraId="22924D86" w14:textId="77777777" w:rsidR="00340BCC" w:rsidRPr="00D26A28" w:rsidRDefault="352D3946" w:rsidP="00340BCC">
      <w:pPr>
        <w:spacing w:after="0"/>
        <w:rPr>
          <w:rFonts w:ascii="Aptos" w:eastAsia="Aptos" w:hAnsi="Aptos" w:cs="Times New Roman"/>
          <w:b/>
          <w:bCs/>
        </w:rPr>
      </w:pPr>
      <w:r w:rsidRPr="36A4DEFD">
        <w:rPr>
          <w:rFonts w:ascii="Aptos" w:eastAsia="Aptos" w:hAnsi="Aptos" w:cs="Times New Roman"/>
          <w:b/>
          <w:bCs/>
        </w:rPr>
        <w:t>Subnet Communication</w:t>
      </w:r>
    </w:p>
    <w:p w14:paraId="61B4CD11" w14:textId="77777777" w:rsidR="00340BCC" w:rsidRPr="00D26A28" w:rsidRDefault="352D3946" w:rsidP="00340BCC">
      <w:pPr>
        <w:numPr>
          <w:ilvl w:val="0"/>
          <w:numId w:val="24"/>
        </w:numPr>
        <w:spacing w:after="0"/>
        <w:rPr>
          <w:rFonts w:ascii="Aptos" w:eastAsia="Aptos" w:hAnsi="Aptos" w:cs="Times New Roman"/>
        </w:rPr>
      </w:pPr>
      <w:r w:rsidRPr="36A4DEFD">
        <w:rPr>
          <w:rFonts w:ascii="Aptos" w:eastAsia="Aptos" w:hAnsi="Aptos" w:cs="Times New Roman"/>
          <w:b/>
          <w:bCs/>
        </w:rPr>
        <w:t>Default</w:t>
      </w:r>
      <w:r w:rsidRPr="36A4DEFD">
        <w:rPr>
          <w:rFonts w:ascii="Aptos" w:eastAsia="Aptos" w:hAnsi="Aptos" w:cs="Times New Roman"/>
        </w:rPr>
        <w:t>: Subnets can communicate unless restricted by NSGs.</w:t>
      </w:r>
    </w:p>
    <w:p w14:paraId="702BF8A3" w14:textId="491EAE5C" w:rsidR="00340BCC" w:rsidRDefault="352D3946" w:rsidP="00340BCC">
      <w:pPr>
        <w:numPr>
          <w:ilvl w:val="0"/>
          <w:numId w:val="24"/>
        </w:numPr>
        <w:spacing w:after="0"/>
        <w:rPr>
          <w:rFonts w:ascii="Aptos" w:eastAsia="Aptos" w:hAnsi="Aptos" w:cs="Times New Roman"/>
        </w:rPr>
      </w:pPr>
      <w:r w:rsidRPr="36A4DEFD">
        <w:rPr>
          <w:rFonts w:ascii="Aptos" w:eastAsia="Aptos" w:hAnsi="Aptos" w:cs="Times New Roman"/>
          <w:b/>
          <w:bCs/>
        </w:rPr>
        <w:t>Controlled Access</w:t>
      </w:r>
      <w:r w:rsidRPr="36A4DEFD">
        <w:rPr>
          <w:rFonts w:ascii="Aptos" w:eastAsia="Aptos" w:hAnsi="Aptos" w:cs="Times New Roman"/>
        </w:rPr>
        <w:t xml:space="preserve">: NSGs enforce </w:t>
      </w:r>
      <w:r w:rsidR="00246063" w:rsidRPr="36A4DEFD">
        <w:rPr>
          <w:rFonts w:ascii="Aptos" w:eastAsia="Aptos" w:hAnsi="Aptos" w:cs="Times New Roman"/>
        </w:rPr>
        <w:t xml:space="preserve">least </w:t>
      </w:r>
      <w:proofErr w:type="gramStart"/>
      <w:r w:rsidR="00246063" w:rsidRPr="36A4DEFD">
        <w:rPr>
          <w:rFonts w:ascii="Aptos" w:eastAsia="Aptos" w:hAnsi="Aptos" w:cs="Times New Roman"/>
        </w:rPr>
        <w:t>privilege</w:t>
      </w:r>
      <w:proofErr w:type="gramEnd"/>
      <w:r w:rsidRPr="36A4DEFD">
        <w:rPr>
          <w:rFonts w:ascii="Aptos" w:eastAsia="Aptos" w:hAnsi="Aptos" w:cs="Times New Roman"/>
        </w:rPr>
        <w:t xml:space="preserve"> access between subnets.</w:t>
      </w:r>
    </w:p>
    <w:p w14:paraId="61EE81E5" w14:textId="77777777" w:rsidR="00340BCC" w:rsidRDefault="00340BCC" w:rsidP="00340BCC">
      <w:pPr>
        <w:spacing w:after="0"/>
        <w:rPr>
          <w:rFonts w:ascii="Aptos" w:eastAsia="Aptos" w:hAnsi="Aptos" w:cs="Times New Roman"/>
        </w:rPr>
      </w:pPr>
    </w:p>
    <w:p w14:paraId="15FA11A0" w14:textId="77777777" w:rsidR="00340BCC" w:rsidRDefault="352D3946" w:rsidP="36A4DEFD">
      <w:pPr>
        <w:pStyle w:val="ListParagraph"/>
        <w:numPr>
          <w:ilvl w:val="0"/>
          <w:numId w:val="37"/>
        </w:numPr>
        <w:spacing w:after="0" w:afterAutospacing="1"/>
        <w:jc w:val="both"/>
        <w:rPr>
          <w:rFonts w:ascii="Aptos" w:hAnsi="Aptos" w:cs="Segoe UI"/>
          <w:b/>
          <w:bCs/>
          <w:color w:val="424242"/>
        </w:rPr>
      </w:pPr>
      <w:r w:rsidRPr="36A4DEFD">
        <w:rPr>
          <w:rFonts w:ascii="Aptos" w:hAnsi="Aptos" w:cs="Segoe UI"/>
          <w:b/>
          <w:bCs/>
          <w:color w:val="424242"/>
        </w:rPr>
        <w:lastRenderedPageBreak/>
        <w:t>Preliminary CIDR assignments have been made.  May need to change the range based on complete AKS scope/sizing</w:t>
      </w:r>
    </w:p>
    <w:p w14:paraId="3582DC06" w14:textId="77777777" w:rsidR="00340BCC" w:rsidRPr="007B4387" w:rsidRDefault="00340BCC" w:rsidP="00340BCC">
      <w:pPr>
        <w:spacing w:after="0"/>
        <w:rPr>
          <w:rFonts w:ascii="Aptos" w:hAnsi="Aptos" w:cs="Segoe UI"/>
          <w:b/>
          <w:bCs/>
          <w:color w:val="424242"/>
        </w:rPr>
      </w:pPr>
    </w:p>
    <w:tbl>
      <w:tblPr>
        <w:tblStyle w:val="DesignDocTable1"/>
        <w:tblW w:w="5000" w:type="pct"/>
        <w:tblLook w:val="04A0" w:firstRow="1" w:lastRow="0" w:firstColumn="1" w:lastColumn="0" w:noHBand="0" w:noVBand="1"/>
      </w:tblPr>
      <w:tblGrid>
        <w:gridCol w:w="3213"/>
        <w:gridCol w:w="3208"/>
        <w:gridCol w:w="2933"/>
      </w:tblGrid>
      <w:tr w:rsidR="00340BCC" w:rsidRPr="00D26A28" w14:paraId="044CB870" w14:textId="77777777" w:rsidTr="00B22C5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17" w:type="pct"/>
            <w:tcBorders>
              <w:bottom w:val="single" w:sz="4" w:space="0" w:color="auto"/>
            </w:tcBorders>
            <w:noWrap/>
            <w:hideMark/>
          </w:tcPr>
          <w:p w14:paraId="783FB528" w14:textId="7ACE3567" w:rsidR="00340BCC" w:rsidRPr="00D26A28" w:rsidRDefault="352D3946" w:rsidP="00F714E8">
            <w:pPr>
              <w:spacing w:after="200"/>
              <w:rPr>
                <w:rFonts w:eastAsia="Times New Roman" w:cs="Aptos"/>
              </w:rPr>
            </w:pPr>
            <w:r w:rsidRPr="36A4DEFD">
              <w:rPr>
                <w:rFonts w:eastAsia="Times New Roman" w:cs="Aptos"/>
              </w:rPr>
              <w:t>Subnet Name</w:t>
            </w:r>
          </w:p>
        </w:tc>
        <w:tc>
          <w:tcPr>
            <w:tcW w:w="1715" w:type="pct"/>
            <w:tcBorders>
              <w:bottom w:val="single" w:sz="4" w:space="0" w:color="auto"/>
            </w:tcBorders>
            <w:noWrap/>
            <w:hideMark/>
          </w:tcPr>
          <w:p w14:paraId="3F15BDB6" w14:textId="768FFD51" w:rsidR="00340BCC" w:rsidRPr="00D26A28" w:rsidRDefault="352D3946" w:rsidP="00F714E8">
            <w:pPr>
              <w:spacing w:after="200"/>
              <w:cnfStyle w:val="100000000000" w:firstRow="1" w:lastRow="0" w:firstColumn="0" w:lastColumn="0" w:oddVBand="0" w:evenVBand="0" w:oddHBand="0" w:evenHBand="0" w:firstRowFirstColumn="0" w:firstRowLastColumn="0" w:lastRowFirstColumn="0" w:lastRowLastColumn="0"/>
              <w:rPr>
                <w:rFonts w:eastAsia="Times New Roman" w:cs="Aptos"/>
              </w:rPr>
            </w:pPr>
            <w:r w:rsidRPr="36A4DEFD">
              <w:rPr>
                <w:rFonts w:eastAsia="Times New Roman" w:cs="Aptos"/>
              </w:rPr>
              <w:t>Address Range</w:t>
            </w:r>
          </w:p>
        </w:tc>
        <w:tc>
          <w:tcPr>
            <w:tcW w:w="1568" w:type="pct"/>
            <w:tcBorders>
              <w:bottom w:val="single" w:sz="4" w:space="0" w:color="auto"/>
            </w:tcBorders>
            <w:noWrap/>
            <w:hideMark/>
          </w:tcPr>
          <w:p w14:paraId="401BC476" w14:textId="306C06AA" w:rsidR="00340BCC" w:rsidRPr="00D26A28" w:rsidRDefault="007E6FDE" w:rsidP="00F714E8">
            <w:pPr>
              <w:spacing w:after="200"/>
              <w:cnfStyle w:val="100000000000" w:firstRow="1" w:lastRow="0" w:firstColumn="0" w:lastColumn="0" w:oddVBand="0" w:evenVBand="0" w:oddHBand="0" w:evenHBand="0" w:firstRowFirstColumn="0" w:firstRowLastColumn="0" w:lastRowFirstColumn="0" w:lastRowLastColumn="0"/>
              <w:rPr>
                <w:rFonts w:eastAsia="Times New Roman" w:cs="Aptos"/>
              </w:rPr>
            </w:pPr>
            <w:r w:rsidRPr="36A4DEFD">
              <w:rPr>
                <w:rFonts w:eastAsia="Times New Roman" w:cs="Aptos"/>
              </w:rPr>
              <w:t>P</w:t>
            </w:r>
            <w:r w:rsidR="352D3946" w:rsidRPr="36A4DEFD">
              <w:rPr>
                <w:rFonts w:eastAsia="Times New Roman" w:cs="Aptos"/>
              </w:rPr>
              <w:t>urpose</w:t>
            </w:r>
          </w:p>
        </w:tc>
      </w:tr>
      <w:tr w:rsidR="00340BCC" w:rsidRPr="00D26A28" w14:paraId="72373D6F" w14:textId="77777777" w:rsidTr="00B22C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0E4C64CD" w14:textId="76620431" w:rsidR="00340BCC" w:rsidRPr="00B76C81" w:rsidRDefault="00B22C5E" w:rsidP="00F714E8">
            <w:pPr>
              <w:rPr>
                <w:rFonts w:ascii="Aptos" w:eastAsia="Times New Roman" w:hAnsi="Aptos" w:cs="Aptos"/>
                <w:sz w:val="18"/>
                <w:szCs w:val="18"/>
              </w:rPr>
            </w:pPr>
            <w:r w:rsidRPr="00B22C5E">
              <w:rPr>
                <w:rFonts w:ascii="Aptos" w:hAnsi="Aptos"/>
                <w:sz w:val="20"/>
                <w:szCs w:val="20"/>
              </w:rPr>
              <w:t>dpx-dat-ahx-dev-int-gwc-snet-001(/25)</w:t>
            </w:r>
          </w:p>
        </w:tc>
        <w:tc>
          <w:tcPr>
            <w:tcW w:w="1715" w:type="pct"/>
            <w:tcBorders>
              <w:top w:val="single" w:sz="4" w:space="0" w:color="auto"/>
              <w:left w:val="single" w:sz="4" w:space="0" w:color="auto"/>
              <w:bottom w:val="single" w:sz="4" w:space="0" w:color="auto"/>
              <w:right w:val="single" w:sz="4" w:space="0" w:color="auto"/>
            </w:tcBorders>
            <w:vAlign w:val="bottom"/>
          </w:tcPr>
          <w:p w14:paraId="23C3C439" w14:textId="34BF2E0D" w:rsidR="00340BCC" w:rsidRPr="000A5F92" w:rsidRDefault="00B22C5E" w:rsidP="00F714E8">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B22C5E">
              <w:rPr>
                <w:sz w:val="20"/>
                <w:szCs w:val="20"/>
              </w:rPr>
              <w:t>10.130.252.0/25</w:t>
            </w:r>
            <w:r w:rsidRPr="00B22C5E" w:rsidDel="00B22C5E">
              <w:rPr>
                <w:sz w:val="20"/>
                <w:szCs w:val="20"/>
              </w:rPr>
              <w:t xml:space="preserve"> </w:t>
            </w:r>
          </w:p>
        </w:tc>
        <w:tc>
          <w:tcPr>
            <w:tcW w:w="1568" w:type="pct"/>
            <w:tcBorders>
              <w:top w:val="single" w:sz="4" w:space="0" w:color="auto"/>
              <w:bottom w:val="single" w:sz="4" w:space="0" w:color="auto"/>
              <w:right w:val="single" w:sz="4" w:space="0" w:color="auto"/>
            </w:tcBorders>
            <w:vAlign w:val="bottom"/>
          </w:tcPr>
          <w:p w14:paraId="284B7794" w14:textId="255679F2" w:rsidR="00340BCC" w:rsidRPr="00D26A28" w:rsidRDefault="00B22C5E" w:rsidP="00F714E8">
            <w:pPr>
              <w:cnfStyle w:val="000000100000" w:firstRow="0" w:lastRow="0" w:firstColumn="0" w:lastColumn="0" w:oddVBand="0" w:evenVBand="0" w:oddHBand="1" w:evenHBand="0" w:firstRowFirstColumn="0" w:firstRowLastColumn="0" w:lastRowFirstColumn="0" w:lastRowLastColumn="0"/>
              <w:rPr>
                <w:rFonts w:eastAsia="Times New Roman" w:cs="Aptos"/>
              </w:rPr>
            </w:pPr>
            <w:r>
              <w:rPr>
                <w:rFonts w:ascii="Aptos" w:eastAsia="Calibri" w:hAnsi="Aptos" w:cs="Times New Roman"/>
                <w:sz w:val="20"/>
                <w:szCs w:val="20"/>
              </w:rPr>
              <w:t>This will contain resources for workspace analytical host</w:t>
            </w:r>
          </w:p>
        </w:tc>
      </w:tr>
      <w:tr w:rsidR="00340BCC" w:rsidRPr="00D26A28" w14:paraId="690A69AB" w14:textId="77777777" w:rsidTr="00B22C5E">
        <w:trPr>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4C3CAEE7" w14:textId="01910EDC" w:rsidR="00340BCC" w:rsidRPr="00276B41" w:rsidRDefault="00B22C5E" w:rsidP="00F714E8">
            <w:pPr>
              <w:rPr>
                <w:rFonts w:ascii="Aptos" w:hAnsi="Aptos"/>
                <w:sz w:val="20"/>
                <w:szCs w:val="20"/>
              </w:rPr>
            </w:pPr>
            <w:r w:rsidRPr="00B22C5E">
              <w:rPr>
                <w:rFonts w:ascii="Aptos" w:hAnsi="Aptos"/>
                <w:sz w:val="20"/>
                <w:szCs w:val="20"/>
              </w:rPr>
              <w:t>dpx-dat-acx-dev-int-gwc-snet-001(/25)</w:t>
            </w:r>
          </w:p>
        </w:tc>
        <w:tc>
          <w:tcPr>
            <w:tcW w:w="1715" w:type="pct"/>
            <w:tcBorders>
              <w:top w:val="single" w:sz="4" w:space="0" w:color="auto"/>
              <w:left w:val="single" w:sz="4" w:space="0" w:color="auto"/>
              <w:bottom w:val="single" w:sz="4" w:space="0" w:color="auto"/>
              <w:right w:val="single" w:sz="4" w:space="0" w:color="auto"/>
            </w:tcBorders>
            <w:vAlign w:val="bottom"/>
          </w:tcPr>
          <w:p w14:paraId="4F0EBD31" w14:textId="004AB5AB" w:rsidR="00340BCC" w:rsidRPr="00CF7154" w:rsidRDefault="00B22C5E" w:rsidP="00F714E8">
            <w:pPr>
              <w:cnfStyle w:val="000000000000" w:firstRow="0" w:lastRow="0" w:firstColumn="0" w:lastColumn="0" w:oddVBand="0" w:evenVBand="0" w:oddHBand="0" w:evenHBand="0" w:firstRowFirstColumn="0" w:firstRowLastColumn="0" w:lastRowFirstColumn="0" w:lastRowLastColumn="0"/>
              <w:rPr>
                <w:rFonts w:ascii="Aptos" w:hAnsi="Aptos"/>
                <w:color w:val="FFFF00"/>
                <w:sz w:val="20"/>
                <w:szCs w:val="20"/>
              </w:rPr>
            </w:pPr>
            <w:r w:rsidRPr="00B22C5E">
              <w:rPr>
                <w:sz w:val="20"/>
                <w:szCs w:val="20"/>
              </w:rPr>
              <w:t>10.130.252.128/25</w:t>
            </w:r>
          </w:p>
        </w:tc>
        <w:tc>
          <w:tcPr>
            <w:tcW w:w="1568" w:type="pct"/>
            <w:tcBorders>
              <w:top w:val="single" w:sz="4" w:space="0" w:color="auto"/>
              <w:bottom w:val="single" w:sz="4" w:space="0" w:color="auto"/>
              <w:right w:val="single" w:sz="4" w:space="0" w:color="auto"/>
            </w:tcBorders>
            <w:vAlign w:val="bottom"/>
          </w:tcPr>
          <w:p w14:paraId="037CE283" w14:textId="4D280E74" w:rsidR="00340BCC" w:rsidRDefault="00B22C5E" w:rsidP="00F714E8">
            <w:pPr>
              <w:cnfStyle w:val="000000000000" w:firstRow="0" w:lastRow="0" w:firstColumn="0" w:lastColumn="0" w:oddVBand="0" w:evenVBand="0" w:oddHBand="0"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This will contain resources for workspace analytical container</w:t>
            </w:r>
          </w:p>
        </w:tc>
      </w:tr>
      <w:tr w:rsidR="00B22C5E" w:rsidRPr="00D26A28" w14:paraId="281F2C1A" w14:textId="77777777" w:rsidTr="00B22C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2492434C" w14:textId="038AAD52" w:rsidR="00B22C5E" w:rsidRPr="00B22C5E" w:rsidRDefault="00B22C5E" w:rsidP="00B22C5E">
            <w:pPr>
              <w:rPr>
                <w:rFonts w:ascii="Aptos" w:hAnsi="Aptos"/>
                <w:sz w:val="20"/>
                <w:szCs w:val="20"/>
              </w:rPr>
            </w:pPr>
            <w:r w:rsidRPr="00B22C5E">
              <w:rPr>
                <w:rFonts w:ascii="Aptos" w:hAnsi="Aptos"/>
                <w:sz w:val="20"/>
                <w:szCs w:val="20"/>
              </w:rPr>
              <w:t>dpx-dat-opx-dev-int-gwc-snet-001(/25)</w:t>
            </w:r>
          </w:p>
        </w:tc>
        <w:tc>
          <w:tcPr>
            <w:tcW w:w="1715" w:type="pct"/>
            <w:tcBorders>
              <w:top w:val="single" w:sz="4" w:space="0" w:color="auto"/>
              <w:left w:val="single" w:sz="4" w:space="0" w:color="auto"/>
              <w:bottom w:val="single" w:sz="4" w:space="0" w:color="auto"/>
              <w:right w:val="single" w:sz="4" w:space="0" w:color="auto"/>
            </w:tcBorders>
            <w:vAlign w:val="bottom"/>
          </w:tcPr>
          <w:p w14:paraId="1A2C882A" w14:textId="19627A4C" w:rsidR="00B22C5E" w:rsidRPr="36A4DEFD" w:rsidRDefault="00B22C5E" w:rsidP="00B22C5E">
            <w:pPr>
              <w:cnfStyle w:val="000000100000" w:firstRow="0" w:lastRow="0" w:firstColumn="0" w:lastColumn="0" w:oddVBand="0" w:evenVBand="0" w:oddHBand="1" w:evenHBand="0" w:firstRowFirstColumn="0" w:firstRowLastColumn="0" w:lastRowFirstColumn="0" w:lastRowLastColumn="0"/>
              <w:rPr>
                <w:sz w:val="20"/>
                <w:szCs w:val="20"/>
              </w:rPr>
            </w:pPr>
            <w:r w:rsidRPr="00B22C5E">
              <w:rPr>
                <w:sz w:val="20"/>
                <w:szCs w:val="20"/>
              </w:rPr>
              <w:t>10.130.253.0/25</w:t>
            </w:r>
          </w:p>
        </w:tc>
        <w:tc>
          <w:tcPr>
            <w:tcW w:w="1568" w:type="pct"/>
            <w:tcBorders>
              <w:top w:val="single" w:sz="4" w:space="0" w:color="auto"/>
              <w:bottom w:val="single" w:sz="4" w:space="0" w:color="auto"/>
              <w:right w:val="single" w:sz="4" w:space="0" w:color="auto"/>
            </w:tcBorders>
            <w:vAlign w:val="bottom"/>
          </w:tcPr>
          <w:p w14:paraId="397066A9" w14:textId="3572B8F7" w:rsidR="00B22C5E" w:rsidRPr="36A4DEFD" w:rsidRDefault="00B22C5E" w:rsidP="00B22C5E">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This will contain resources for workspace operational host</w:t>
            </w:r>
          </w:p>
        </w:tc>
      </w:tr>
      <w:tr w:rsidR="00B22C5E" w:rsidRPr="00D26A28" w14:paraId="12CE1DCD" w14:textId="77777777" w:rsidTr="00B22C5E">
        <w:trPr>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0332718B" w14:textId="098A07AB" w:rsidR="00B22C5E" w:rsidRPr="00B22C5E" w:rsidRDefault="00B22C5E" w:rsidP="00B22C5E">
            <w:pPr>
              <w:rPr>
                <w:rFonts w:ascii="Aptos" w:hAnsi="Aptos"/>
                <w:sz w:val="20"/>
                <w:szCs w:val="20"/>
              </w:rPr>
            </w:pPr>
            <w:r w:rsidRPr="00B22C5E">
              <w:rPr>
                <w:rFonts w:ascii="Aptos" w:hAnsi="Aptos"/>
                <w:sz w:val="20"/>
                <w:szCs w:val="20"/>
              </w:rPr>
              <w:t>dpx-dat-ocx-dev-int-gwc-snet-001(/25)</w:t>
            </w:r>
          </w:p>
        </w:tc>
        <w:tc>
          <w:tcPr>
            <w:tcW w:w="1715" w:type="pct"/>
            <w:tcBorders>
              <w:top w:val="single" w:sz="4" w:space="0" w:color="auto"/>
              <w:left w:val="single" w:sz="4" w:space="0" w:color="auto"/>
              <w:bottom w:val="single" w:sz="4" w:space="0" w:color="auto"/>
              <w:right w:val="single" w:sz="4" w:space="0" w:color="auto"/>
            </w:tcBorders>
            <w:vAlign w:val="bottom"/>
          </w:tcPr>
          <w:p w14:paraId="413A8A68" w14:textId="51A5FA88" w:rsidR="00B22C5E" w:rsidRPr="36A4DEFD" w:rsidRDefault="00B22C5E" w:rsidP="00B22C5E">
            <w:pPr>
              <w:cnfStyle w:val="000000000000" w:firstRow="0" w:lastRow="0" w:firstColumn="0" w:lastColumn="0" w:oddVBand="0" w:evenVBand="0" w:oddHBand="0" w:evenHBand="0" w:firstRowFirstColumn="0" w:firstRowLastColumn="0" w:lastRowFirstColumn="0" w:lastRowLastColumn="0"/>
              <w:rPr>
                <w:sz w:val="20"/>
                <w:szCs w:val="20"/>
              </w:rPr>
            </w:pPr>
            <w:r w:rsidRPr="00B22C5E">
              <w:rPr>
                <w:sz w:val="20"/>
                <w:szCs w:val="20"/>
              </w:rPr>
              <w:t>10.130.253.128/25</w:t>
            </w:r>
          </w:p>
        </w:tc>
        <w:tc>
          <w:tcPr>
            <w:tcW w:w="1568" w:type="pct"/>
            <w:tcBorders>
              <w:top w:val="single" w:sz="4" w:space="0" w:color="auto"/>
              <w:bottom w:val="single" w:sz="4" w:space="0" w:color="auto"/>
              <w:right w:val="single" w:sz="4" w:space="0" w:color="auto"/>
            </w:tcBorders>
            <w:vAlign w:val="bottom"/>
          </w:tcPr>
          <w:p w14:paraId="7DDC985D" w14:textId="6EB5412F" w:rsidR="00B22C5E" w:rsidRPr="36A4DEFD" w:rsidRDefault="00B22C5E" w:rsidP="00B22C5E">
            <w:pPr>
              <w:cnfStyle w:val="000000000000" w:firstRow="0" w:lastRow="0" w:firstColumn="0" w:lastColumn="0" w:oddVBand="0" w:evenVBand="0" w:oddHBand="0"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This will contain resources for workspace operational container</w:t>
            </w:r>
          </w:p>
        </w:tc>
      </w:tr>
      <w:tr w:rsidR="00B22C5E" w:rsidRPr="00D26A28" w14:paraId="79007142" w14:textId="77777777" w:rsidTr="00B22C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273713E3" w14:textId="4EAB7844" w:rsidR="00B22C5E" w:rsidRPr="00B22C5E" w:rsidRDefault="00B22C5E" w:rsidP="00F714E8">
            <w:pPr>
              <w:rPr>
                <w:rFonts w:ascii="Aptos" w:hAnsi="Aptos"/>
                <w:sz w:val="20"/>
                <w:szCs w:val="20"/>
              </w:rPr>
            </w:pPr>
            <w:r w:rsidRPr="00B22C5E">
              <w:rPr>
                <w:rFonts w:ascii="Aptos" w:hAnsi="Aptos"/>
                <w:sz w:val="20"/>
                <w:szCs w:val="20"/>
              </w:rPr>
              <w:t>dpx-dat-ape-dev-int-gwc-snet-001(/27)</w:t>
            </w:r>
          </w:p>
        </w:tc>
        <w:tc>
          <w:tcPr>
            <w:tcW w:w="1715" w:type="pct"/>
            <w:tcBorders>
              <w:top w:val="single" w:sz="4" w:space="0" w:color="auto"/>
              <w:left w:val="single" w:sz="4" w:space="0" w:color="auto"/>
              <w:bottom w:val="single" w:sz="4" w:space="0" w:color="auto"/>
              <w:right w:val="single" w:sz="4" w:space="0" w:color="auto"/>
            </w:tcBorders>
            <w:vAlign w:val="bottom"/>
          </w:tcPr>
          <w:p w14:paraId="0702AF47" w14:textId="235AEDAE" w:rsidR="00B22C5E" w:rsidRPr="36A4DEFD" w:rsidRDefault="00B22C5E" w:rsidP="00F714E8">
            <w:pPr>
              <w:cnfStyle w:val="000000100000" w:firstRow="0" w:lastRow="0" w:firstColumn="0" w:lastColumn="0" w:oddVBand="0" w:evenVBand="0" w:oddHBand="1" w:evenHBand="0" w:firstRowFirstColumn="0" w:firstRowLastColumn="0" w:lastRowFirstColumn="0" w:lastRowLastColumn="0"/>
              <w:rPr>
                <w:sz w:val="20"/>
                <w:szCs w:val="20"/>
              </w:rPr>
            </w:pPr>
            <w:r w:rsidRPr="00B22C5E">
              <w:rPr>
                <w:sz w:val="20"/>
                <w:szCs w:val="20"/>
              </w:rPr>
              <w:t>10.130.254.0/27</w:t>
            </w:r>
          </w:p>
        </w:tc>
        <w:tc>
          <w:tcPr>
            <w:tcW w:w="1568" w:type="pct"/>
            <w:tcBorders>
              <w:top w:val="single" w:sz="4" w:space="0" w:color="auto"/>
              <w:bottom w:val="single" w:sz="4" w:space="0" w:color="auto"/>
              <w:right w:val="single" w:sz="4" w:space="0" w:color="auto"/>
            </w:tcBorders>
            <w:vAlign w:val="bottom"/>
          </w:tcPr>
          <w:p w14:paraId="0D0AF908" w14:textId="48BDCD85" w:rsidR="00B22C5E" w:rsidRPr="36A4DEFD" w:rsidRDefault="00B22C5E" w:rsidP="00F714E8">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This will contain private end points for analytical host workspace. (storage, ADFS and Ui-endpoints)</w:t>
            </w:r>
          </w:p>
        </w:tc>
      </w:tr>
      <w:tr w:rsidR="00B22C5E" w:rsidRPr="00D26A28" w14:paraId="657E37EF" w14:textId="77777777" w:rsidTr="00B22C5E">
        <w:trPr>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5249B200" w14:textId="18C7CD1A" w:rsidR="00B22C5E" w:rsidRPr="00B22C5E" w:rsidRDefault="00B22C5E" w:rsidP="00F714E8">
            <w:pPr>
              <w:rPr>
                <w:rFonts w:ascii="Aptos" w:hAnsi="Aptos"/>
                <w:sz w:val="20"/>
                <w:szCs w:val="20"/>
              </w:rPr>
            </w:pPr>
            <w:r w:rsidRPr="00B22C5E">
              <w:rPr>
                <w:rFonts w:ascii="Aptos" w:hAnsi="Aptos"/>
                <w:sz w:val="20"/>
                <w:szCs w:val="20"/>
              </w:rPr>
              <w:t>dpx-dat-tpe-dev-int-gwc-snet-001(/27)</w:t>
            </w:r>
          </w:p>
        </w:tc>
        <w:tc>
          <w:tcPr>
            <w:tcW w:w="1715" w:type="pct"/>
            <w:tcBorders>
              <w:top w:val="single" w:sz="4" w:space="0" w:color="auto"/>
              <w:left w:val="single" w:sz="4" w:space="0" w:color="auto"/>
              <w:bottom w:val="single" w:sz="4" w:space="0" w:color="auto"/>
              <w:right w:val="single" w:sz="4" w:space="0" w:color="auto"/>
            </w:tcBorders>
            <w:vAlign w:val="bottom"/>
          </w:tcPr>
          <w:p w14:paraId="703E900D" w14:textId="69B67BF3" w:rsidR="00B22C5E" w:rsidRPr="36A4DEFD" w:rsidRDefault="00B22C5E" w:rsidP="00F714E8">
            <w:pPr>
              <w:cnfStyle w:val="000000000000" w:firstRow="0" w:lastRow="0" w:firstColumn="0" w:lastColumn="0" w:oddVBand="0" w:evenVBand="0" w:oddHBand="0" w:evenHBand="0" w:firstRowFirstColumn="0" w:firstRowLastColumn="0" w:lastRowFirstColumn="0" w:lastRowLastColumn="0"/>
              <w:rPr>
                <w:sz w:val="20"/>
                <w:szCs w:val="20"/>
              </w:rPr>
            </w:pPr>
            <w:r w:rsidRPr="00B22C5E">
              <w:rPr>
                <w:sz w:val="20"/>
                <w:szCs w:val="20"/>
              </w:rPr>
              <w:t>10.130.254.32/27</w:t>
            </w:r>
          </w:p>
        </w:tc>
        <w:tc>
          <w:tcPr>
            <w:tcW w:w="1568" w:type="pct"/>
            <w:tcBorders>
              <w:top w:val="single" w:sz="4" w:space="0" w:color="auto"/>
              <w:bottom w:val="single" w:sz="4" w:space="0" w:color="auto"/>
              <w:right w:val="single" w:sz="4" w:space="0" w:color="auto"/>
            </w:tcBorders>
            <w:vAlign w:val="bottom"/>
          </w:tcPr>
          <w:p w14:paraId="2B292BB3" w14:textId="2275CA8D" w:rsidR="00B22C5E" w:rsidRPr="36A4DEFD" w:rsidRDefault="00B22C5E" w:rsidP="00F714E8">
            <w:pPr>
              <w:cnfStyle w:val="000000000000" w:firstRow="0" w:lastRow="0" w:firstColumn="0" w:lastColumn="0" w:oddVBand="0" w:evenVBand="0" w:oddHBand="0"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This will contain private end points for operational host workspace. (storage, ADFS and Ui-endpoints)</w:t>
            </w:r>
          </w:p>
        </w:tc>
      </w:tr>
      <w:tr w:rsidR="00B22C5E" w:rsidRPr="00D26A28" w14:paraId="2BA04AE7" w14:textId="77777777" w:rsidTr="00B22C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7" w:type="pct"/>
            <w:tcBorders>
              <w:top w:val="single" w:sz="4" w:space="0" w:color="auto"/>
              <w:left w:val="single" w:sz="4" w:space="0" w:color="auto"/>
              <w:bottom w:val="single" w:sz="4" w:space="0" w:color="auto"/>
            </w:tcBorders>
            <w:vAlign w:val="bottom"/>
          </w:tcPr>
          <w:p w14:paraId="477A07B8" w14:textId="47A8B7B5" w:rsidR="00B22C5E" w:rsidRPr="00B22C5E" w:rsidRDefault="00B22C5E" w:rsidP="00F714E8">
            <w:pPr>
              <w:rPr>
                <w:rFonts w:ascii="Aptos" w:hAnsi="Aptos"/>
                <w:sz w:val="20"/>
                <w:szCs w:val="20"/>
              </w:rPr>
            </w:pPr>
            <w:r w:rsidRPr="00B22C5E">
              <w:rPr>
                <w:rFonts w:ascii="Aptos" w:hAnsi="Aptos"/>
                <w:sz w:val="20"/>
                <w:szCs w:val="20"/>
              </w:rPr>
              <w:t>dpx-dat-ope-dev-int-gwc-snet-001(/27)</w:t>
            </w:r>
          </w:p>
        </w:tc>
        <w:tc>
          <w:tcPr>
            <w:tcW w:w="1715" w:type="pct"/>
            <w:tcBorders>
              <w:top w:val="single" w:sz="4" w:space="0" w:color="auto"/>
              <w:left w:val="single" w:sz="4" w:space="0" w:color="auto"/>
              <w:bottom w:val="single" w:sz="4" w:space="0" w:color="auto"/>
              <w:right w:val="single" w:sz="4" w:space="0" w:color="auto"/>
            </w:tcBorders>
            <w:vAlign w:val="bottom"/>
          </w:tcPr>
          <w:p w14:paraId="2F86F5E3" w14:textId="5967B175" w:rsidR="00B22C5E" w:rsidRPr="36A4DEFD" w:rsidRDefault="00B22C5E" w:rsidP="00F714E8">
            <w:pPr>
              <w:cnfStyle w:val="000000100000" w:firstRow="0" w:lastRow="0" w:firstColumn="0" w:lastColumn="0" w:oddVBand="0" w:evenVBand="0" w:oddHBand="1" w:evenHBand="0" w:firstRowFirstColumn="0" w:firstRowLastColumn="0" w:lastRowFirstColumn="0" w:lastRowLastColumn="0"/>
              <w:rPr>
                <w:sz w:val="20"/>
                <w:szCs w:val="20"/>
              </w:rPr>
            </w:pPr>
            <w:r w:rsidRPr="00B22C5E">
              <w:rPr>
                <w:sz w:val="20"/>
                <w:szCs w:val="20"/>
              </w:rPr>
              <w:t>10.130.254.64/27</w:t>
            </w:r>
          </w:p>
        </w:tc>
        <w:tc>
          <w:tcPr>
            <w:tcW w:w="1568" w:type="pct"/>
            <w:tcBorders>
              <w:top w:val="single" w:sz="4" w:space="0" w:color="auto"/>
              <w:bottom w:val="single" w:sz="4" w:space="0" w:color="auto"/>
              <w:right w:val="single" w:sz="4" w:space="0" w:color="auto"/>
            </w:tcBorders>
            <w:vAlign w:val="bottom"/>
          </w:tcPr>
          <w:p w14:paraId="6793C959" w14:textId="3913DD29" w:rsidR="00B22C5E" w:rsidRPr="36A4DEFD" w:rsidRDefault="00907BBC" w:rsidP="00F714E8">
            <w:pPr>
              <w:cnfStyle w:val="000000100000" w:firstRow="0" w:lastRow="0" w:firstColumn="0" w:lastColumn="0" w:oddVBand="0" w:evenVBand="0" w:oddHBand="1" w:evenHBand="0" w:firstRowFirstColumn="0" w:firstRowLastColumn="0" w:lastRowFirstColumn="0" w:lastRowLastColumn="0"/>
              <w:rPr>
                <w:rFonts w:ascii="Aptos" w:eastAsia="Calibri" w:hAnsi="Aptos" w:cs="Times New Roman"/>
                <w:sz w:val="20"/>
                <w:szCs w:val="20"/>
              </w:rPr>
            </w:pPr>
            <w:r>
              <w:rPr>
                <w:rFonts w:ascii="Aptos" w:eastAsia="Calibri" w:hAnsi="Aptos" w:cs="Times New Roman"/>
                <w:sz w:val="20"/>
                <w:szCs w:val="20"/>
              </w:rPr>
              <w:t xml:space="preserve">This will contain private end points for trusted sources. (storage, ADFS and </w:t>
            </w:r>
            <w:r w:rsidR="00246063">
              <w:rPr>
                <w:rFonts w:ascii="Aptos" w:eastAsia="Calibri" w:hAnsi="Aptos" w:cs="Times New Roman"/>
                <w:sz w:val="20"/>
                <w:szCs w:val="20"/>
              </w:rPr>
              <w:t>key vaults</w:t>
            </w:r>
            <w:r>
              <w:rPr>
                <w:rFonts w:ascii="Aptos" w:eastAsia="Calibri" w:hAnsi="Aptos" w:cs="Times New Roman"/>
                <w:sz w:val="20"/>
                <w:szCs w:val="20"/>
              </w:rPr>
              <w:t>)</w:t>
            </w:r>
          </w:p>
        </w:tc>
      </w:tr>
    </w:tbl>
    <w:p w14:paraId="4F84BA29" w14:textId="77777777" w:rsidR="00340BCC" w:rsidRDefault="00340BCC" w:rsidP="00340BCC">
      <w:pPr>
        <w:spacing w:after="0"/>
        <w:rPr>
          <w:rFonts w:ascii="Aptos" w:eastAsia="Aptos" w:hAnsi="Aptos" w:cs="Aptos"/>
        </w:rPr>
      </w:pPr>
    </w:p>
    <w:p w14:paraId="31E68618" w14:textId="77777777" w:rsidR="00340BCC" w:rsidRDefault="00340BCC" w:rsidP="00340BCC">
      <w:pPr>
        <w:spacing w:after="0"/>
        <w:rPr>
          <w:rFonts w:ascii="Aptos" w:eastAsia="Aptos" w:hAnsi="Aptos" w:cs="Aptos"/>
        </w:rPr>
      </w:pPr>
    </w:p>
    <w:p w14:paraId="73B32055" w14:textId="42322FF1" w:rsidR="00340BCC" w:rsidRPr="00744F65" w:rsidRDefault="352D3946" w:rsidP="00744F65">
      <w:pPr>
        <w:pStyle w:val="Heading3"/>
      </w:pPr>
      <w:bookmarkStart w:id="57" w:name="_Toc200397309"/>
      <w:bookmarkStart w:id="58" w:name="_Toc201009021"/>
      <w:bookmarkStart w:id="59" w:name="_Toc232026265"/>
      <w:bookmarkStart w:id="60" w:name="_Toc232074095"/>
      <w:bookmarkStart w:id="61" w:name="_Toc243346153"/>
      <w:r w:rsidRPr="00744F65">
        <w:t>Network Security Group (NSG)</w:t>
      </w:r>
      <w:bookmarkEnd w:id="57"/>
      <w:bookmarkEnd w:id="58"/>
      <w:bookmarkEnd w:id="59"/>
      <w:bookmarkEnd w:id="60"/>
      <w:bookmarkEnd w:id="61"/>
      <w:r w:rsidRPr="00744F65">
        <w:t xml:space="preserve"> </w:t>
      </w:r>
    </w:p>
    <w:p w14:paraId="39EC4002" w14:textId="77777777" w:rsidR="00340BCC" w:rsidRPr="00F02F62" w:rsidRDefault="352D3946" w:rsidP="00340BCC">
      <w:pPr>
        <w:spacing w:after="0"/>
        <w:rPr>
          <w:rFonts w:ascii="Aptos" w:eastAsia="Aptos" w:hAnsi="Aptos" w:cs="Arial"/>
        </w:rPr>
      </w:pPr>
      <w:r w:rsidRPr="36A4DEFD">
        <w:rPr>
          <w:rFonts w:ascii="Aptos" w:eastAsia="Aptos" w:hAnsi="Aptos" w:cs="Arial"/>
        </w:rPr>
        <w:t>Network Security Groups (NSGs)</w:t>
      </w:r>
    </w:p>
    <w:p w14:paraId="3760728E" w14:textId="77777777" w:rsidR="00340BCC" w:rsidRPr="00F02F62" w:rsidRDefault="352D3946" w:rsidP="00340BCC">
      <w:pPr>
        <w:numPr>
          <w:ilvl w:val="0"/>
          <w:numId w:val="25"/>
        </w:numPr>
        <w:spacing w:after="0"/>
        <w:rPr>
          <w:rFonts w:ascii="Aptos" w:eastAsia="Aptos" w:hAnsi="Aptos" w:cs="Arial"/>
        </w:rPr>
      </w:pPr>
      <w:r w:rsidRPr="36A4DEFD">
        <w:rPr>
          <w:rFonts w:ascii="Aptos" w:eastAsia="Aptos" w:hAnsi="Aptos" w:cs="Arial"/>
        </w:rPr>
        <w:t>Applied at subnet level.</w:t>
      </w:r>
    </w:p>
    <w:p w14:paraId="0A1785A9" w14:textId="77777777" w:rsidR="00340BCC" w:rsidRPr="00F02F62" w:rsidRDefault="352D3946" w:rsidP="00340BCC">
      <w:pPr>
        <w:numPr>
          <w:ilvl w:val="0"/>
          <w:numId w:val="25"/>
        </w:numPr>
        <w:spacing w:after="0"/>
        <w:rPr>
          <w:rFonts w:ascii="Aptos" w:eastAsia="Aptos" w:hAnsi="Aptos" w:cs="Arial"/>
        </w:rPr>
      </w:pPr>
      <w:r w:rsidRPr="36A4DEFD">
        <w:rPr>
          <w:rFonts w:ascii="Aptos" w:eastAsia="Aptos" w:hAnsi="Aptos" w:cs="Arial"/>
        </w:rPr>
        <w:t>Rules defined to:</w:t>
      </w:r>
    </w:p>
    <w:p w14:paraId="436F503A" w14:textId="77777777" w:rsidR="00340BCC" w:rsidRPr="00F02F62" w:rsidRDefault="352D3946" w:rsidP="00340BCC">
      <w:pPr>
        <w:numPr>
          <w:ilvl w:val="1"/>
          <w:numId w:val="25"/>
        </w:numPr>
        <w:spacing w:after="0"/>
        <w:rPr>
          <w:rFonts w:ascii="Aptos" w:eastAsia="Aptos" w:hAnsi="Aptos" w:cs="Arial"/>
        </w:rPr>
      </w:pPr>
      <w:r w:rsidRPr="36A4DEFD">
        <w:rPr>
          <w:rFonts w:ascii="Aptos" w:eastAsia="Aptos" w:hAnsi="Aptos" w:cs="Arial"/>
        </w:rPr>
        <w:t>Allow only required traffic between subnets.</w:t>
      </w:r>
    </w:p>
    <w:p w14:paraId="2065A4E1" w14:textId="77777777" w:rsidR="00340BCC" w:rsidRPr="00F02F62" w:rsidRDefault="352D3946" w:rsidP="00340BCC">
      <w:pPr>
        <w:numPr>
          <w:ilvl w:val="1"/>
          <w:numId w:val="25"/>
        </w:numPr>
        <w:spacing w:after="0"/>
        <w:rPr>
          <w:rFonts w:ascii="Aptos" w:eastAsia="Aptos" w:hAnsi="Aptos" w:cs="Arial"/>
        </w:rPr>
      </w:pPr>
      <w:r w:rsidRPr="36A4DEFD">
        <w:rPr>
          <w:rFonts w:ascii="Aptos" w:eastAsia="Aptos" w:hAnsi="Aptos" w:cs="Arial"/>
        </w:rPr>
        <w:t>Deny internet access where not needed.</w:t>
      </w:r>
    </w:p>
    <w:p w14:paraId="7672FD1D" w14:textId="77777777" w:rsidR="00340BCC" w:rsidRDefault="352D3946" w:rsidP="00340BCC">
      <w:pPr>
        <w:numPr>
          <w:ilvl w:val="1"/>
          <w:numId w:val="25"/>
        </w:numPr>
        <w:spacing w:after="0"/>
        <w:rPr>
          <w:rFonts w:ascii="Aptos" w:eastAsia="Aptos" w:hAnsi="Aptos" w:cs="Arial"/>
        </w:rPr>
      </w:pPr>
      <w:r w:rsidRPr="36A4DEFD">
        <w:rPr>
          <w:rFonts w:ascii="Aptos" w:eastAsia="Aptos" w:hAnsi="Aptos" w:cs="Arial"/>
        </w:rPr>
        <w:t>Allow monitoring and management traffic.</w:t>
      </w:r>
    </w:p>
    <w:p w14:paraId="34653646" w14:textId="77777777" w:rsidR="00340BCC" w:rsidRDefault="352D3946" w:rsidP="00340BCC">
      <w:pPr>
        <w:spacing w:after="0"/>
        <w:rPr>
          <w:rFonts w:ascii="Aptos" w:eastAsia="Aptos" w:hAnsi="Aptos" w:cs="Arial"/>
        </w:rPr>
      </w:pPr>
      <w:r w:rsidRPr="36A4DEFD">
        <w:rPr>
          <w:rFonts w:ascii="Aptos" w:eastAsia="Aptos" w:hAnsi="Aptos" w:cs="Arial"/>
          <w:highlight w:val="cyan"/>
        </w:rPr>
        <w:t>Note:</w:t>
      </w:r>
      <w:r w:rsidRPr="36A4DEFD">
        <w:rPr>
          <w:rFonts w:ascii="Aptos" w:eastAsia="Aptos" w:hAnsi="Aptos" w:cs="Arial"/>
        </w:rPr>
        <w:t xml:space="preserve">  </w:t>
      </w:r>
      <w:r w:rsidRPr="36A4DEFD">
        <w:rPr>
          <w:rFonts w:ascii="Aptos" w:eastAsia="Aptos" w:hAnsi="Aptos" w:cs="Arial"/>
          <w:b/>
          <w:bCs/>
        </w:rPr>
        <w:t>The NSG rules listed for all subnets are intended for understanding purposes only. The final version will include specific subnet CIDR blocks in source and destination, that the team can use for provisioning via Infrastructure as Code (IaC).</w:t>
      </w:r>
    </w:p>
    <w:p w14:paraId="29DFF545" w14:textId="77777777" w:rsidR="00340BCC" w:rsidRDefault="00340BCC" w:rsidP="00340BCC">
      <w:pPr>
        <w:spacing w:after="0"/>
        <w:ind w:left="1440"/>
        <w:rPr>
          <w:rFonts w:ascii="Aptos" w:eastAsia="Aptos" w:hAnsi="Aptos" w:cs="Arial"/>
        </w:rPr>
      </w:pPr>
    </w:p>
    <w:p w14:paraId="0FD129BE" w14:textId="41DE6122" w:rsidR="00340BCC" w:rsidRPr="00276B41" w:rsidRDefault="00907BBC" w:rsidP="00340BCC">
      <w:pPr>
        <w:rPr>
          <w:rFonts w:ascii="Aptos" w:eastAsia="Times New Roman" w:hAnsi="Aptos" w:cs="Aptos"/>
          <w:sz w:val="18"/>
          <w:szCs w:val="18"/>
        </w:rPr>
      </w:pPr>
      <w:r>
        <w:rPr>
          <w:rFonts w:ascii="Aptos" w:eastAsia="Aptos" w:hAnsi="Aptos" w:cs="Arial"/>
          <w:b/>
          <w:bCs/>
        </w:rPr>
        <w:t>dpx-dat</w:t>
      </w:r>
      <w:r w:rsidR="352D3946" w:rsidRPr="36A4DEFD">
        <w:rPr>
          <w:rFonts w:ascii="Aptos" w:eastAsia="Aptos" w:hAnsi="Aptos" w:cs="Arial"/>
          <w:b/>
          <w:bCs/>
        </w:rPr>
        <w:t>-</w:t>
      </w:r>
      <w:r>
        <w:rPr>
          <w:rFonts w:ascii="Aptos" w:eastAsia="Aptos" w:hAnsi="Aptos" w:cs="Arial"/>
          <w:b/>
          <w:bCs/>
        </w:rPr>
        <w:t>ahx</w:t>
      </w:r>
      <w:r w:rsidR="352D3946" w:rsidRPr="36A4DEFD">
        <w:rPr>
          <w:rFonts w:ascii="Aptos" w:eastAsia="Aptos" w:hAnsi="Aptos" w:cs="Arial"/>
          <w:b/>
          <w:bCs/>
        </w:rPr>
        <w:t>-</w:t>
      </w:r>
      <w:r>
        <w:rPr>
          <w:rFonts w:ascii="Aptos" w:eastAsia="Aptos" w:hAnsi="Aptos" w:cs="Arial"/>
          <w:b/>
          <w:bCs/>
        </w:rPr>
        <w:t>dev</w:t>
      </w:r>
      <w:r w:rsidR="352D3946" w:rsidRPr="36A4DEFD">
        <w:rPr>
          <w:rFonts w:ascii="Aptos" w:eastAsia="Aptos" w:hAnsi="Aptos" w:cs="Arial"/>
          <w:b/>
          <w:bCs/>
        </w:rPr>
        <w:t>-int-gwc-snet-001</w:t>
      </w:r>
      <w:r w:rsidR="352D3946" w:rsidRPr="36A4DEFD">
        <w:rPr>
          <w:rFonts w:ascii="Aptos" w:hAnsi="Aptos"/>
          <w:sz w:val="20"/>
          <w:szCs w:val="20"/>
        </w:rPr>
        <w:t> </w:t>
      </w:r>
      <w:r w:rsidR="352D3946" w:rsidRPr="36A4DEFD">
        <w:rPr>
          <w:rFonts w:ascii="Aptos" w:eastAsia="Aptos" w:hAnsi="Aptos" w:cs="Arial"/>
          <w:b/>
          <w:bCs/>
        </w:rPr>
        <w:t xml:space="preserve">NSG Rules </w:t>
      </w:r>
    </w:p>
    <w:p w14:paraId="663B110C" w14:textId="0B411D5C" w:rsidR="00340BCC" w:rsidRPr="002319F8" w:rsidRDefault="352D3946" w:rsidP="00340BCC">
      <w:pPr>
        <w:spacing w:after="0"/>
        <w:rPr>
          <w:rFonts w:ascii="Aptos" w:hAnsi="Aptos"/>
          <w:b/>
          <w:bCs/>
        </w:rPr>
      </w:pPr>
      <w:r w:rsidRPr="36A4DEFD">
        <w:rPr>
          <w:rFonts w:ascii="Aptos" w:eastAsia="Aptos" w:hAnsi="Aptos" w:cs="Arial"/>
          <w:b/>
          <w:bCs/>
        </w:rPr>
        <w:t xml:space="preserve">Inbound Rules – </w:t>
      </w:r>
      <w:r w:rsidR="00907BBC">
        <w:rPr>
          <w:rFonts w:ascii="Aptos" w:eastAsia="Aptos" w:hAnsi="Aptos" w:cs="Arial"/>
          <w:b/>
          <w:bCs/>
        </w:rPr>
        <w:t>Analytical host subnet</w:t>
      </w:r>
      <w:r w:rsidRPr="36A4DEFD">
        <w:rPr>
          <w:rFonts w:ascii="Aptos" w:hAnsi="Aptos"/>
          <w:b/>
          <w:bCs/>
        </w:rPr>
        <w:t> </w:t>
      </w:r>
      <w:r w:rsidR="00907BBC">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340BCC" w:rsidRPr="00E7231D" w14:paraId="0755519B" w14:textId="77777777" w:rsidTr="00744F65">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309EDF4"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lastRenderedPageBreak/>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EFA4F08"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3B6B1E3"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2D322FD"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8F20F5E"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9443941"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9553D9D"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629A96C" w14:textId="77777777" w:rsidR="00340BCC" w:rsidRPr="00E7231D" w:rsidRDefault="352D3946" w:rsidP="00F714E8">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340BCC" w:rsidRPr="00043F6D" w14:paraId="0222F6C1" w14:textId="77777777" w:rsidTr="00744F65">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44C9CB05" w14:textId="77777777" w:rsidR="00340BCC" w:rsidRPr="00043F6D" w:rsidRDefault="352D3946" w:rsidP="00F714E8">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0C7E6732" w14:textId="77777777" w:rsidR="00340BCC" w:rsidRPr="00043F6D" w:rsidRDefault="352D3946" w:rsidP="00F714E8">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8499D9D" w14:textId="77777777" w:rsidR="00340BCC" w:rsidRPr="00043F6D" w:rsidRDefault="352D3946" w:rsidP="00F714E8">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B306F91" w14:textId="77777777" w:rsidR="00340BCC" w:rsidRPr="00043F6D" w:rsidRDefault="352D3946" w:rsidP="00F714E8">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C34FE38" w14:textId="77777777" w:rsidR="00340BCC" w:rsidRPr="00043F6D" w:rsidRDefault="352D3946" w:rsidP="00F714E8">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8097D97" w14:textId="77777777" w:rsidR="00340BCC" w:rsidRPr="00043F6D" w:rsidRDefault="352D3946" w:rsidP="00F714E8">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F23DC20" w14:textId="77777777" w:rsidR="00340BCC" w:rsidRPr="00043F6D" w:rsidRDefault="352D3946" w:rsidP="00F714E8">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1DC0A266" w14:textId="77777777" w:rsidR="00340BCC" w:rsidRPr="00043F6D" w:rsidRDefault="352D3946" w:rsidP="00F714E8">
            <w:pPr>
              <w:spacing w:after="0"/>
              <w:rPr>
                <w:rFonts w:ascii="Aptos" w:hAnsi="Aptos"/>
                <w:sz w:val="18"/>
                <w:szCs w:val="18"/>
              </w:rPr>
            </w:pPr>
            <w:r w:rsidRPr="36A4DEFD">
              <w:rPr>
                <w:rFonts w:ascii="Aptos" w:hAnsi="Aptos"/>
                <w:sz w:val="18"/>
                <w:szCs w:val="18"/>
              </w:rPr>
              <w:t>Default deny</w:t>
            </w:r>
          </w:p>
        </w:tc>
      </w:tr>
    </w:tbl>
    <w:p w14:paraId="1260F979" w14:textId="77777777" w:rsidR="00340BCC" w:rsidRDefault="00340BCC" w:rsidP="00340BCC">
      <w:pPr>
        <w:spacing w:after="0"/>
        <w:rPr>
          <w:rFonts w:ascii="Aptos" w:eastAsia="Aptos" w:hAnsi="Aptos" w:cs="Arial"/>
          <w:b/>
          <w:bCs/>
        </w:rPr>
      </w:pPr>
    </w:p>
    <w:p w14:paraId="2D4F42A5" w14:textId="5C101B40" w:rsidR="00340BCC" w:rsidRPr="002319F8" w:rsidRDefault="352D3946" w:rsidP="00340BCC">
      <w:pPr>
        <w:spacing w:after="0"/>
        <w:rPr>
          <w:rFonts w:ascii="Aptos" w:eastAsia="Aptos" w:hAnsi="Aptos" w:cs="Arial"/>
          <w:b/>
          <w:bCs/>
        </w:rPr>
      </w:pPr>
      <w:r w:rsidRPr="36A4DEFD">
        <w:rPr>
          <w:rFonts w:ascii="Aptos" w:eastAsia="Aptos" w:hAnsi="Aptos" w:cs="Arial"/>
          <w:b/>
          <w:bCs/>
        </w:rPr>
        <w:t xml:space="preserve">Outbound Rules - </w:t>
      </w:r>
      <w:r w:rsidR="00907BBC">
        <w:rPr>
          <w:rFonts w:ascii="Aptos" w:eastAsia="Aptos" w:hAnsi="Aptos" w:cs="Arial"/>
          <w:b/>
          <w:bCs/>
        </w:rPr>
        <w:t>Analytical host subnet</w:t>
      </w:r>
      <w:r w:rsidR="00907BBC" w:rsidRPr="36A4DEFD" w:rsidDel="00907BBC">
        <w:rPr>
          <w:rFonts w:ascii="Aptos" w:hAnsi="Aptos"/>
          <w:b/>
          <w:bCs/>
        </w:rPr>
        <w:t xml:space="preserve"> </w:t>
      </w:r>
      <w:r w:rsidR="00907BBC">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1"/>
        <w:gridCol w:w="1513"/>
        <w:gridCol w:w="1567"/>
        <w:gridCol w:w="1299"/>
        <w:gridCol w:w="1920"/>
      </w:tblGrid>
      <w:tr w:rsidR="00340BCC" w:rsidRPr="007668F1" w14:paraId="452BF73D" w14:textId="77777777" w:rsidTr="00DC3B7E">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4BC7A73"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DB264B1"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FCDCF1E"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58F6C32"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A3679C7"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6EAA94C"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36DB8EE"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35C40BA" w14:textId="77777777" w:rsidR="00340BCC" w:rsidRPr="007668F1" w:rsidRDefault="352D3946" w:rsidP="00F714E8">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340BCC" w:rsidRPr="00FD1901" w14:paraId="280D2B08" w14:textId="77777777" w:rsidTr="00DC3B7E">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42B8A691" w14:textId="77777777" w:rsidR="00340BCC" w:rsidRPr="00FD1901" w:rsidRDefault="352D3946" w:rsidP="00F714E8">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0DAE67C" w14:textId="77777777" w:rsidR="00340BCC" w:rsidRPr="00FD1901" w:rsidRDefault="352D3946" w:rsidP="00F714E8">
            <w:pPr>
              <w:spacing w:after="0"/>
              <w:rPr>
                <w:rFonts w:ascii="Aptos" w:eastAsia="Aptos" w:hAnsi="Aptos" w:cs="Arial"/>
                <w:sz w:val="18"/>
                <w:szCs w:val="18"/>
              </w:rPr>
            </w:pPr>
            <w:r w:rsidRPr="36A4DEFD">
              <w:rPr>
                <w:rStyle w:val="normaltextrun"/>
              </w:rPr>
              <w:t>Allow-pass-outbound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8C90CC6" w14:textId="77777777" w:rsidR="00340BCC" w:rsidRPr="00FD1901" w:rsidRDefault="352D3946" w:rsidP="00F714E8">
            <w:pPr>
              <w:spacing w:after="0"/>
              <w:rPr>
                <w:rFonts w:ascii="Aptos" w:eastAsia="Aptos" w:hAnsi="Aptos" w:cs="Arial"/>
                <w:sz w:val="18"/>
                <w:szCs w:val="18"/>
              </w:rPr>
            </w:pPr>
            <w:r w:rsidRPr="36A4DEFD">
              <w:rPr>
                <w:rStyle w:val="normaltextrun"/>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3FBC6B8" w14:textId="70F2555E" w:rsidR="00340BCC" w:rsidRPr="00FD1901" w:rsidRDefault="00907BBC" w:rsidP="00F714E8">
            <w:pPr>
              <w:spacing w:after="0"/>
              <w:rPr>
                <w:rFonts w:ascii="Aptos" w:eastAsia="Aptos" w:hAnsi="Aptos" w:cs="Arial"/>
                <w:sz w:val="18"/>
                <w:szCs w:val="18"/>
              </w:rPr>
            </w:pPr>
            <w:r>
              <w:rPr>
                <w:rFonts w:ascii="Aptos" w:hAnsi="Aptos"/>
                <w:sz w:val="18"/>
                <w:szCs w:val="18"/>
              </w:rPr>
              <w:t>Analytical host subnet</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D0362ED" w14:textId="1DD2E802" w:rsidR="00340BCC" w:rsidRPr="00FD1901" w:rsidRDefault="00907BBC" w:rsidP="00F714E8">
            <w:pPr>
              <w:spacing w:after="0"/>
              <w:rPr>
                <w:rFonts w:ascii="Aptos" w:eastAsia="Aptos" w:hAnsi="Aptos" w:cs="Arial"/>
                <w:sz w:val="18"/>
                <w:szCs w:val="18"/>
              </w:rPr>
            </w:pPr>
            <w:r>
              <w:rPr>
                <w:rStyle w:val="normaltextrun"/>
              </w:rPr>
              <w:t>Internet site</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5F6EF04" w14:textId="5C9E2D60" w:rsidR="00340BCC" w:rsidRPr="00FD1901" w:rsidRDefault="00907BBC" w:rsidP="00F714E8">
            <w:pPr>
              <w:spacing w:after="0"/>
              <w:rPr>
                <w:rFonts w:ascii="Aptos" w:eastAsia="Aptos" w:hAnsi="Aptos" w:cs="Arial"/>
                <w:sz w:val="18"/>
                <w:szCs w:val="18"/>
              </w:rPr>
            </w:pPr>
            <w:r>
              <w:rPr>
                <w:rStyle w:val="normaltextrun"/>
              </w:rPr>
              <w:t>443?</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D3C7340" w14:textId="77777777" w:rsidR="00340BCC" w:rsidRPr="00FD1901" w:rsidRDefault="352D3946" w:rsidP="00F714E8">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31E2F66" w14:textId="3F1B65B9" w:rsidR="00340BCC" w:rsidRPr="00FD1901" w:rsidRDefault="00CD45B1" w:rsidP="00F714E8">
            <w:pPr>
              <w:spacing w:after="0"/>
              <w:rPr>
                <w:rFonts w:ascii="Aptos" w:eastAsia="Aptos" w:hAnsi="Aptos" w:cs="Arial"/>
                <w:sz w:val="18"/>
                <w:szCs w:val="18"/>
              </w:rPr>
            </w:pPr>
            <w:r>
              <w:rPr>
                <w:rStyle w:val="normaltextrun"/>
              </w:rPr>
              <w:t xml:space="preserve">services needed for </w:t>
            </w:r>
            <w:proofErr w:type="spellStart"/>
            <w:r w:rsidR="00246063">
              <w:rPr>
                <w:rStyle w:val="normaltextrun"/>
              </w:rPr>
              <w:t>databricks</w:t>
            </w:r>
            <w:proofErr w:type="spellEnd"/>
            <w:r w:rsidR="00246063">
              <w:rPr>
                <w:rStyle w:val="normaltextrun"/>
              </w:rPr>
              <w:t xml:space="preserve"> will</w:t>
            </w:r>
            <w:r>
              <w:rPr>
                <w:rStyle w:val="normaltextrun"/>
              </w:rPr>
              <w:t xml:space="preserve"> b</w:t>
            </w:r>
            <w:r w:rsidR="0010462B">
              <w:rPr>
                <w:rStyle w:val="normaltextrun"/>
              </w:rPr>
              <w:t>e</w:t>
            </w:r>
            <w:r>
              <w:rPr>
                <w:rStyle w:val="normaltextrun"/>
              </w:rPr>
              <w:t xml:space="preserve"> allowed in firewall</w:t>
            </w:r>
          </w:p>
        </w:tc>
      </w:tr>
      <w:tr w:rsidR="00907BBC" w:rsidRPr="00FD1901" w14:paraId="23A561B2" w14:textId="77777777" w:rsidTr="00DC3B7E">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6BF0157B" w14:textId="13E7F4E1" w:rsidR="00907BBC" w:rsidRPr="36A4DEFD" w:rsidRDefault="00907BBC" w:rsidP="00907BBC">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474F2E3" w14:textId="44AA07CC"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596DB30" w14:textId="49F9EF75"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763897E" w14:textId="146426E2"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09E846F" w14:textId="44DE8942"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C4B721C" w14:textId="35769212" w:rsidR="00907BBC" w:rsidRPr="36A4DEFD" w:rsidRDefault="00907BBC" w:rsidP="00907BBC">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5658992" w14:textId="20CE8F30"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35B6102" w14:textId="2F57E554" w:rsidR="00907BBC" w:rsidRPr="36A4DEFD" w:rsidRDefault="00907BBC" w:rsidP="00907BBC">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4101FC57" w14:textId="51634A15" w:rsidR="00CD45B1" w:rsidRPr="00276B41" w:rsidRDefault="00CD45B1" w:rsidP="00CD45B1">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Pr>
          <w:rFonts w:ascii="Aptos" w:eastAsia="Aptos" w:hAnsi="Aptos" w:cs="Arial"/>
          <w:b/>
          <w:bCs/>
        </w:rPr>
        <w:t>acx</w:t>
      </w:r>
      <w:r w:rsidRPr="36A4DEFD">
        <w:rPr>
          <w:rFonts w:ascii="Aptos" w:eastAsia="Aptos" w:hAnsi="Aptos" w:cs="Arial"/>
          <w:b/>
          <w:bCs/>
        </w:rPr>
        <w:t>-</w:t>
      </w:r>
      <w:r>
        <w:rPr>
          <w:rFonts w:ascii="Aptos" w:eastAsia="Aptos" w:hAnsi="Aptos" w:cs="Arial"/>
          <w:b/>
          <w:bCs/>
        </w:rPr>
        <w:t>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043A5DB1" w14:textId="1A646B33" w:rsidR="00CD45B1" w:rsidRPr="002319F8" w:rsidRDefault="00CD45B1" w:rsidP="00CD45B1">
      <w:pPr>
        <w:spacing w:after="0"/>
        <w:rPr>
          <w:rFonts w:ascii="Aptos" w:hAnsi="Aptos"/>
          <w:b/>
          <w:bCs/>
        </w:rPr>
      </w:pPr>
      <w:r w:rsidRPr="36A4DEFD">
        <w:rPr>
          <w:rFonts w:ascii="Aptos" w:eastAsia="Aptos" w:hAnsi="Aptos" w:cs="Arial"/>
          <w:b/>
          <w:bCs/>
        </w:rPr>
        <w:t xml:space="preserve">Inbound Rules – </w:t>
      </w:r>
      <w:r>
        <w:rPr>
          <w:rFonts w:ascii="Aptos" w:eastAsia="Aptos" w:hAnsi="Aptos" w:cs="Arial"/>
          <w:b/>
          <w:bCs/>
        </w:rPr>
        <w:t xml:space="preserve">Analytical </w:t>
      </w:r>
      <w:r w:rsidR="00610726">
        <w:rPr>
          <w:rFonts w:ascii="Aptos" w:eastAsia="Aptos" w:hAnsi="Aptos" w:cs="Arial"/>
          <w:b/>
          <w:bCs/>
        </w:rPr>
        <w:t xml:space="preserve">container </w:t>
      </w:r>
      <w:r>
        <w:rPr>
          <w:rFonts w:ascii="Aptos" w:eastAsia="Aptos" w:hAnsi="Aptos" w:cs="Arial"/>
          <w:b/>
          <w:bCs/>
        </w:rPr>
        <w:t>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CD45B1" w:rsidRPr="00E7231D" w14:paraId="7FBC22AA" w14:textId="77777777" w:rsidTr="008E69E7">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E28F8BC"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4DB2F4C"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7B238C6"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B38C651"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C1CE8B7"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C18A5C5"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89C68FC"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3744D08"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CD45B1" w:rsidRPr="00043F6D" w14:paraId="524A9A9A" w14:textId="77777777" w:rsidTr="008E69E7">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6F8AD023" w14:textId="77777777" w:rsidR="00CD45B1" w:rsidRPr="00043F6D" w:rsidRDefault="00CD45B1"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3B5FBCA3" w14:textId="77777777" w:rsidR="00CD45B1" w:rsidRPr="00043F6D" w:rsidRDefault="00CD45B1"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2D47EAC"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D0C74F0"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1EED69B"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2ABD3B9"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4E62AC4" w14:textId="77777777" w:rsidR="00CD45B1" w:rsidRPr="00043F6D" w:rsidRDefault="00CD45B1"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0D034A6B" w14:textId="77777777" w:rsidR="00CD45B1" w:rsidRPr="00043F6D" w:rsidRDefault="00CD45B1" w:rsidP="008E69E7">
            <w:pPr>
              <w:spacing w:after="0"/>
              <w:rPr>
                <w:rFonts w:ascii="Aptos" w:hAnsi="Aptos"/>
                <w:sz w:val="18"/>
                <w:szCs w:val="18"/>
              </w:rPr>
            </w:pPr>
            <w:r w:rsidRPr="36A4DEFD">
              <w:rPr>
                <w:rFonts w:ascii="Aptos" w:hAnsi="Aptos"/>
                <w:sz w:val="18"/>
                <w:szCs w:val="18"/>
              </w:rPr>
              <w:t>Default deny</w:t>
            </w:r>
          </w:p>
        </w:tc>
      </w:tr>
    </w:tbl>
    <w:p w14:paraId="1319D479" w14:textId="77777777" w:rsidR="00CD45B1" w:rsidRDefault="00CD45B1" w:rsidP="00CD45B1">
      <w:pPr>
        <w:spacing w:after="0"/>
        <w:rPr>
          <w:rFonts w:ascii="Aptos" w:eastAsia="Aptos" w:hAnsi="Aptos" w:cs="Arial"/>
          <w:b/>
          <w:bCs/>
        </w:rPr>
      </w:pPr>
    </w:p>
    <w:p w14:paraId="60F8E738" w14:textId="19713A87" w:rsidR="00CD45B1" w:rsidRPr="002319F8" w:rsidRDefault="00CD45B1" w:rsidP="00CD45B1">
      <w:pPr>
        <w:spacing w:after="0"/>
        <w:rPr>
          <w:rFonts w:ascii="Aptos" w:eastAsia="Aptos" w:hAnsi="Aptos" w:cs="Arial"/>
          <w:b/>
          <w:bCs/>
        </w:rPr>
      </w:pPr>
      <w:r w:rsidRPr="36A4DEFD">
        <w:rPr>
          <w:rFonts w:ascii="Aptos" w:eastAsia="Aptos" w:hAnsi="Aptos" w:cs="Arial"/>
          <w:b/>
          <w:bCs/>
        </w:rPr>
        <w:t xml:space="preserve">Outbound Rules - </w:t>
      </w:r>
      <w:r>
        <w:rPr>
          <w:rFonts w:ascii="Aptos" w:eastAsia="Aptos" w:hAnsi="Aptos" w:cs="Arial"/>
          <w:b/>
          <w:bCs/>
        </w:rPr>
        <w:t xml:space="preserve">Analytical </w:t>
      </w:r>
      <w:r w:rsidR="00610726">
        <w:rPr>
          <w:rFonts w:ascii="Aptos" w:eastAsia="Aptos" w:hAnsi="Aptos" w:cs="Arial"/>
          <w:b/>
          <w:bCs/>
        </w:rPr>
        <w:t xml:space="preserve">container </w:t>
      </w:r>
      <w:r>
        <w:rPr>
          <w:rFonts w:ascii="Aptos" w:eastAsia="Aptos" w:hAnsi="Aptos" w:cs="Arial"/>
          <w:b/>
          <w:bCs/>
        </w:rPr>
        <w:t>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1"/>
        <w:gridCol w:w="1513"/>
        <w:gridCol w:w="1567"/>
        <w:gridCol w:w="1299"/>
        <w:gridCol w:w="1920"/>
      </w:tblGrid>
      <w:tr w:rsidR="00CD45B1" w:rsidRPr="007668F1" w14:paraId="3AA786FF"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7CB3133"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92B53E8"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E3ED813"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BF44736"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55CDBA0"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6627074"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980D81F"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EF01020"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CD45B1" w:rsidRPr="00FD1901" w14:paraId="2AE73F07"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47F2C9A4" w14:textId="77777777" w:rsidR="00CD45B1" w:rsidRPr="00FD1901" w:rsidRDefault="00CD45B1"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82E6CB9" w14:textId="77777777" w:rsidR="00CD45B1" w:rsidRPr="00FD1901" w:rsidRDefault="00CD45B1" w:rsidP="008E69E7">
            <w:pPr>
              <w:spacing w:after="0"/>
              <w:rPr>
                <w:rFonts w:ascii="Aptos" w:eastAsia="Aptos" w:hAnsi="Aptos" w:cs="Arial"/>
                <w:sz w:val="18"/>
                <w:szCs w:val="18"/>
              </w:rPr>
            </w:pPr>
            <w:r w:rsidRPr="36A4DEFD">
              <w:rPr>
                <w:rStyle w:val="normaltextrun"/>
              </w:rPr>
              <w:t>Allow-pass-outbound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80DCE5F" w14:textId="77777777" w:rsidR="00CD45B1" w:rsidRPr="00FD1901" w:rsidRDefault="00CD45B1" w:rsidP="008E69E7">
            <w:pPr>
              <w:spacing w:after="0"/>
              <w:rPr>
                <w:rFonts w:ascii="Aptos" w:eastAsia="Aptos" w:hAnsi="Aptos" w:cs="Arial"/>
                <w:sz w:val="18"/>
                <w:szCs w:val="18"/>
              </w:rPr>
            </w:pPr>
            <w:r w:rsidRPr="36A4DEFD">
              <w:rPr>
                <w:rStyle w:val="normaltextrun"/>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4B2F233" w14:textId="77777777" w:rsidR="00CD45B1" w:rsidRPr="00FD1901" w:rsidRDefault="00CD45B1" w:rsidP="008E69E7">
            <w:pPr>
              <w:spacing w:after="0"/>
              <w:rPr>
                <w:rFonts w:ascii="Aptos" w:eastAsia="Aptos" w:hAnsi="Aptos" w:cs="Arial"/>
                <w:sz w:val="18"/>
                <w:szCs w:val="18"/>
              </w:rPr>
            </w:pPr>
            <w:r>
              <w:rPr>
                <w:rFonts w:ascii="Aptos" w:hAnsi="Aptos"/>
                <w:sz w:val="18"/>
                <w:szCs w:val="18"/>
              </w:rPr>
              <w:t>Analytical host subnet</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0024047" w14:textId="4531D026" w:rsidR="00CD45B1" w:rsidRPr="00FD1901" w:rsidRDefault="00CD45B1" w:rsidP="008E69E7">
            <w:pPr>
              <w:spacing w:after="0"/>
              <w:rPr>
                <w:rFonts w:ascii="Aptos" w:eastAsia="Aptos" w:hAnsi="Aptos" w:cs="Arial"/>
                <w:sz w:val="18"/>
                <w:szCs w:val="18"/>
              </w:rPr>
            </w:pPr>
            <w:r>
              <w:rPr>
                <w:rStyle w:val="normaltextrun"/>
              </w:rPr>
              <w:t>Internet site</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168D502" w14:textId="77777777" w:rsidR="00CD45B1" w:rsidRPr="00FD1901" w:rsidRDefault="00CD45B1" w:rsidP="008E69E7">
            <w:pPr>
              <w:spacing w:after="0"/>
              <w:rPr>
                <w:rFonts w:ascii="Aptos" w:eastAsia="Aptos" w:hAnsi="Aptos" w:cs="Arial"/>
                <w:sz w:val="18"/>
                <w:szCs w:val="18"/>
              </w:rPr>
            </w:pPr>
            <w:r>
              <w:rPr>
                <w:rStyle w:val="normaltextrun"/>
              </w:rPr>
              <w:t>443?</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DC0992D" w14:textId="77777777" w:rsidR="00CD45B1" w:rsidRPr="00FD1901" w:rsidRDefault="00CD45B1"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0C118F5" w14:textId="21B99AA0" w:rsidR="00CD45B1" w:rsidRPr="00FD1901" w:rsidRDefault="00CD45B1" w:rsidP="008E69E7">
            <w:pPr>
              <w:spacing w:after="0"/>
              <w:rPr>
                <w:rFonts w:ascii="Aptos" w:eastAsia="Aptos" w:hAnsi="Aptos" w:cs="Arial"/>
                <w:sz w:val="18"/>
                <w:szCs w:val="18"/>
              </w:rPr>
            </w:pPr>
            <w:r>
              <w:rPr>
                <w:rStyle w:val="normaltextrun"/>
              </w:rPr>
              <w:t xml:space="preserve">services needed for </w:t>
            </w:r>
            <w:r w:rsidR="0010462B">
              <w:rPr>
                <w:rStyle w:val="normaltextrun"/>
              </w:rPr>
              <w:t xml:space="preserve">data </w:t>
            </w:r>
            <w:r w:rsidR="00246063">
              <w:rPr>
                <w:rStyle w:val="normaltextrun"/>
              </w:rPr>
              <w:t>bricks only</w:t>
            </w:r>
            <w:r>
              <w:rPr>
                <w:rStyle w:val="normaltextrun"/>
              </w:rPr>
              <w:t xml:space="preserve"> will b</w:t>
            </w:r>
            <w:r w:rsidR="0010462B">
              <w:rPr>
                <w:rStyle w:val="normaltextrun"/>
              </w:rPr>
              <w:t>e</w:t>
            </w:r>
            <w:r>
              <w:rPr>
                <w:rStyle w:val="normaltextrun"/>
              </w:rPr>
              <w:t xml:space="preserve"> allowed in firewall</w:t>
            </w:r>
          </w:p>
        </w:tc>
      </w:tr>
      <w:tr w:rsidR="00CD45B1" w:rsidRPr="00FD1901" w14:paraId="100F80CF"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189EA7A1" w14:textId="77777777" w:rsidR="00CD45B1" w:rsidRPr="36A4DEFD" w:rsidRDefault="00CD45B1"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9918629"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ED48EFC"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B7E4D50"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768C1F6"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8E5FAA6" w14:textId="77777777" w:rsidR="00CD45B1" w:rsidRPr="36A4DEFD" w:rsidRDefault="00CD45B1"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9CD6494"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7987D65"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53195AF2" w14:textId="77777777" w:rsidR="00340BCC" w:rsidRDefault="00340BCC" w:rsidP="00340BCC">
      <w:pPr>
        <w:spacing w:after="0"/>
        <w:rPr>
          <w:rFonts w:ascii="Aptos" w:eastAsia="Aptos" w:hAnsi="Aptos" w:cs="Arial"/>
          <w:b/>
          <w:bCs/>
        </w:rPr>
      </w:pPr>
    </w:p>
    <w:p w14:paraId="283E126D" w14:textId="6708FA41" w:rsidR="00CD45B1" w:rsidRPr="00276B41" w:rsidRDefault="00CD45B1" w:rsidP="00CD45B1">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sidR="002C5B2E">
        <w:rPr>
          <w:rFonts w:ascii="Aptos" w:eastAsia="Aptos" w:hAnsi="Aptos" w:cs="Arial"/>
          <w:b/>
          <w:bCs/>
        </w:rPr>
        <w:t>o</w:t>
      </w:r>
      <w:r>
        <w:rPr>
          <w:rFonts w:ascii="Aptos" w:eastAsia="Aptos" w:hAnsi="Aptos" w:cs="Arial"/>
          <w:b/>
          <w:bCs/>
        </w:rPr>
        <w:t>hx</w:t>
      </w:r>
      <w:r w:rsidRPr="36A4DEFD">
        <w:rPr>
          <w:rFonts w:ascii="Aptos" w:eastAsia="Aptos" w:hAnsi="Aptos" w:cs="Arial"/>
          <w:b/>
          <w:bCs/>
        </w:rPr>
        <w:t>-</w:t>
      </w:r>
      <w:r>
        <w:rPr>
          <w:rFonts w:ascii="Aptos" w:eastAsia="Aptos" w:hAnsi="Aptos" w:cs="Arial"/>
          <w:b/>
          <w:bCs/>
        </w:rPr>
        <w:t>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7055B6BD" w14:textId="554E2489" w:rsidR="00CD45B1" w:rsidRPr="002319F8" w:rsidRDefault="00CD45B1" w:rsidP="00CD45B1">
      <w:pPr>
        <w:spacing w:after="0"/>
        <w:rPr>
          <w:rFonts w:ascii="Aptos" w:hAnsi="Aptos"/>
          <w:b/>
          <w:bCs/>
        </w:rPr>
      </w:pPr>
      <w:r w:rsidRPr="36A4DEFD">
        <w:rPr>
          <w:rFonts w:ascii="Aptos" w:eastAsia="Aptos" w:hAnsi="Aptos" w:cs="Arial"/>
          <w:b/>
          <w:bCs/>
        </w:rPr>
        <w:t xml:space="preserve">Inbound Rules – </w:t>
      </w:r>
      <w:r w:rsidR="00610726">
        <w:rPr>
          <w:rFonts w:ascii="Aptos" w:eastAsia="Aptos" w:hAnsi="Aptos" w:cs="Arial"/>
          <w:b/>
          <w:bCs/>
        </w:rPr>
        <w:t>operational host</w:t>
      </w:r>
      <w:r>
        <w:rPr>
          <w:rFonts w:ascii="Aptos" w:eastAsia="Aptos" w:hAnsi="Aptos" w:cs="Arial"/>
          <w:b/>
          <w:bCs/>
        </w:rPr>
        <w:t xml:space="preserve"> 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CD45B1" w:rsidRPr="00E7231D" w14:paraId="6172E01B" w14:textId="77777777" w:rsidTr="008E69E7">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3506B05"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F266A1E"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FC1EFCA"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E1911FE"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2D40F8C"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C653244"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14654B1"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22BB2B1" w14:textId="77777777" w:rsidR="00CD45B1" w:rsidRPr="00E7231D" w:rsidRDefault="00CD45B1"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CD45B1" w:rsidRPr="00043F6D" w14:paraId="089FD297" w14:textId="77777777" w:rsidTr="008E69E7">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0F0C4CCE" w14:textId="77777777" w:rsidR="00CD45B1" w:rsidRPr="00043F6D" w:rsidRDefault="00CD45B1"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65EB2FA9" w14:textId="77777777" w:rsidR="00CD45B1" w:rsidRPr="00043F6D" w:rsidRDefault="00CD45B1"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A904269"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B506BB8"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74146D0"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E4672A7" w14:textId="77777777" w:rsidR="00CD45B1" w:rsidRPr="00043F6D" w:rsidRDefault="00CD45B1"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FA94962" w14:textId="77777777" w:rsidR="00CD45B1" w:rsidRPr="00043F6D" w:rsidRDefault="00CD45B1"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2C7110D7" w14:textId="77777777" w:rsidR="00CD45B1" w:rsidRPr="00043F6D" w:rsidRDefault="00CD45B1" w:rsidP="008E69E7">
            <w:pPr>
              <w:spacing w:after="0"/>
              <w:rPr>
                <w:rFonts w:ascii="Aptos" w:hAnsi="Aptos"/>
                <w:sz w:val="18"/>
                <w:szCs w:val="18"/>
              </w:rPr>
            </w:pPr>
            <w:r w:rsidRPr="36A4DEFD">
              <w:rPr>
                <w:rFonts w:ascii="Aptos" w:hAnsi="Aptos"/>
                <w:sz w:val="18"/>
                <w:szCs w:val="18"/>
              </w:rPr>
              <w:t>Default deny</w:t>
            </w:r>
          </w:p>
        </w:tc>
      </w:tr>
    </w:tbl>
    <w:p w14:paraId="765E8D18" w14:textId="77777777" w:rsidR="00CD45B1" w:rsidRDefault="00CD45B1" w:rsidP="00CD45B1">
      <w:pPr>
        <w:spacing w:after="0"/>
        <w:rPr>
          <w:rFonts w:ascii="Aptos" w:eastAsia="Aptos" w:hAnsi="Aptos" w:cs="Arial"/>
          <w:b/>
          <w:bCs/>
        </w:rPr>
      </w:pPr>
    </w:p>
    <w:p w14:paraId="2457D24C" w14:textId="53B2A489" w:rsidR="00CD45B1" w:rsidRPr="002319F8" w:rsidRDefault="00CD45B1" w:rsidP="00CD45B1">
      <w:pPr>
        <w:spacing w:after="0"/>
        <w:rPr>
          <w:rFonts w:ascii="Aptos" w:eastAsia="Aptos" w:hAnsi="Aptos" w:cs="Arial"/>
          <w:b/>
          <w:bCs/>
        </w:rPr>
      </w:pPr>
      <w:r w:rsidRPr="36A4DEFD">
        <w:rPr>
          <w:rFonts w:ascii="Aptos" w:eastAsia="Aptos" w:hAnsi="Aptos" w:cs="Arial"/>
          <w:b/>
          <w:bCs/>
        </w:rPr>
        <w:lastRenderedPageBreak/>
        <w:t xml:space="preserve">Outbound Rules - </w:t>
      </w:r>
      <w:r w:rsidR="00246063">
        <w:rPr>
          <w:rFonts w:ascii="Aptos" w:eastAsia="Aptos" w:hAnsi="Aptos" w:cs="Arial"/>
          <w:b/>
          <w:bCs/>
        </w:rPr>
        <w:t>Operational host</w:t>
      </w:r>
      <w:r>
        <w:rPr>
          <w:rFonts w:ascii="Aptos" w:eastAsia="Aptos" w:hAnsi="Aptos" w:cs="Arial"/>
          <w:b/>
          <w:bCs/>
        </w:rPr>
        <w:t xml:space="preserve"> 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1"/>
        <w:gridCol w:w="1513"/>
        <w:gridCol w:w="1567"/>
        <w:gridCol w:w="1299"/>
        <w:gridCol w:w="1920"/>
      </w:tblGrid>
      <w:tr w:rsidR="00CD45B1" w:rsidRPr="007668F1" w14:paraId="4712F34A"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82B7BC2"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737ACA0"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DE64639"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620D938"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539EB06"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9FA0911"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83A9A62"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B4166D5" w14:textId="77777777" w:rsidR="00CD45B1" w:rsidRPr="007668F1" w:rsidRDefault="00CD45B1"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CD45B1" w:rsidRPr="00FD1901" w14:paraId="10F7784C"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3D0C25BD" w14:textId="77777777" w:rsidR="00CD45B1" w:rsidRPr="00FD1901" w:rsidRDefault="00CD45B1"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610A4EC" w14:textId="77777777" w:rsidR="00CD45B1" w:rsidRPr="00FD1901" w:rsidRDefault="00CD45B1" w:rsidP="008E69E7">
            <w:pPr>
              <w:spacing w:after="0"/>
              <w:rPr>
                <w:rFonts w:ascii="Aptos" w:eastAsia="Aptos" w:hAnsi="Aptos" w:cs="Arial"/>
                <w:sz w:val="18"/>
                <w:szCs w:val="18"/>
              </w:rPr>
            </w:pPr>
            <w:r w:rsidRPr="36A4DEFD">
              <w:rPr>
                <w:rStyle w:val="normaltextrun"/>
              </w:rPr>
              <w:t>Allow-pass-outbound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7939C5F" w14:textId="77777777" w:rsidR="00CD45B1" w:rsidRPr="00FD1901" w:rsidRDefault="00CD45B1" w:rsidP="008E69E7">
            <w:pPr>
              <w:spacing w:after="0"/>
              <w:rPr>
                <w:rFonts w:ascii="Aptos" w:eastAsia="Aptos" w:hAnsi="Aptos" w:cs="Arial"/>
                <w:sz w:val="18"/>
                <w:szCs w:val="18"/>
              </w:rPr>
            </w:pPr>
            <w:r w:rsidRPr="36A4DEFD">
              <w:rPr>
                <w:rStyle w:val="normaltextrun"/>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4E2A98D" w14:textId="77777777" w:rsidR="00CD45B1" w:rsidRPr="00FD1901" w:rsidRDefault="00CD45B1" w:rsidP="008E69E7">
            <w:pPr>
              <w:spacing w:after="0"/>
              <w:rPr>
                <w:rFonts w:ascii="Aptos" w:eastAsia="Aptos" w:hAnsi="Aptos" w:cs="Arial"/>
                <w:sz w:val="18"/>
                <w:szCs w:val="18"/>
              </w:rPr>
            </w:pPr>
            <w:r>
              <w:rPr>
                <w:rFonts w:ascii="Aptos" w:hAnsi="Aptos"/>
                <w:sz w:val="18"/>
                <w:szCs w:val="18"/>
              </w:rPr>
              <w:t>Analytical host subnet</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68F532C" w14:textId="77777777" w:rsidR="00CD45B1" w:rsidRPr="00FD1901" w:rsidRDefault="00CD45B1" w:rsidP="008E69E7">
            <w:pPr>
              <w:spacing w:after="0"/>
              <w:rPr>
                <w:rFonts w:ascii="Aptos" w:eastAsia="Aptos" w:hAnsi="Aptos" w:cs="Arial"/>
                <w:sz w:val="18"/>
                <w:szCs w:val="18"/>
              </w:rPr>
            </w:pPr>
            <w:r>
              <w:rPr>
                <w:rStyle w:val="normaltextrun"/>
              </w:rPr>
              <w:t>Internet site()</w:t>
            </w:r>
            <w:r w:rsidRPr="36A4DEFD">
              <w:rPr>
                <w:rStyle w:val="eop"/>
                <w:rFonts w:ascii="Aptos" w:hAnsi="Aptos" w:cs="Segoe UI"/>
                <w:sz w:val="18"/>
                <w:szCs w:val="18"/>
              </w:rPr>
              <w:t>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376ADBA" w14:textId="77777777" w:rsidR="00CD45B1" w:rsidRPr="00FD1901" w:rsidRDefault="00CD45B1" w:rsidP="008E69E7">
            <w:pPr>
              <w:spacing w:after="0"/>
              <w:rPr>
                <w:rFonts w:ascii="Aptos" w:eastAsia="Aptos" w:hAnsi="Aptos" w:cs="Arial"/>
                <w:sz w:val="18"/>
                <w:szCs w:val="18"/>
              </w:rPr>
            </w:pPr>
            <w:r>
              <w:rPr>
                <w:rStyle w:val="normaltextrun"/>
              </w:rPr>
              <w:t>443?</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AF3A43F" w14:textId="77777777" w:rsidR="00CD45B1" w:rsidRPr="00FD1901" w:rsidRDefault="00CD45B1"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FF0B90A" w14:textId="075EF649" w:rsidR="00CD45B1" w:rsidRPr="00FD1901" w:rsidRDefault="00CD45B1" w:rsidP="008E69E7">
            <w:pPr>
              <w:spacing w:after="0"/>
              <w:rPr>
                <w:rFonts w:ascii="Aptos" w:eastAsia="Aptos" w:hAnsi="Aptos" w:cs="Arial"/>
                <w:sz w:val="18"/>
                <w:szCs w:val="18"/>
              </w:rPr>
            </w:pPr>
            <w:r>
              <w:rPr>
                <w:rStyle w:val="normaltextrun"/>
              </w:rPr>
              <w:t xml:space="preserve">services needed for </w:t>
            </w:r>
            <w:proofErr w:type="spellStart"/>
            <w:r w:rsidR="00246063">
              <w:rPr>
                <w:rStyle w:val="normaltextrun"/>
              </w:rPr>
              <w:t>databricks</w:t>
            </w:r>
            <w:proofErr w:type="spellEnd"/>
            <w:r w:rsidR="00246063">
              <w:rPr>
                <w:rStyle w:val="normaltextrun"/>
              </w:rPr>
              <w:t xml:space="preserve"> will</w:t>
            </w:r>
            <w:r>
              <w:rPr>
                <w:rStyle w:val="normaltextrun"/>
              </w:rPr>
              <w:t xml:space="preserve"> b</w:t>
            </w:r>
            <w:r w:rsidR="0010462B">
              <w:rPr>
                <w:rStyle w:val="normaltextrun"/>
              </w:rPr>
              <w:t>e</w:t>
            </w:r>
            <w:r>
              <w:rPr>
                <w:rStyle w:val="normaltextrun"/>
              </w:rPr>
              <w:t xml:space="preserve"> allowed in firewall</w:t>
            </w:r>
          </w:p>
        </w:tc>
      </w:tr>
      <w:tr w:rsidR="00CD45B1" w:rsidRPr="00FD1901" w14:paraId="4268E166"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030704D0" w14:textId="77777777" w:rsidR="00CD45B1" w:rsidRPr="36A4DEFD" w:rsidRDefault="00CD45B1"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F505FB4"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9744274"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C262040"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DB0155C"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73049A9" w14:textId="77777777" w:rsidR="00CD45B1" w:rsidRPr="36A4DEFD" w:rsidRDefault="00CD45B1"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28686C7"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DED447A" w14:textId="77777777" w:rsidR="00CD45B1" w:rsidRPr="36A4DEFD" w:rsidRDefault="00CD45B1"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0EC2DD65" w14:textId="77777777" w:rsidR="00340BCC" w:rsidRPr="00DC3B7E" w:rsidRDefault="00340BCC" w:rsidP="00340BCC">
      <w:pPr>
        <w:spacing w:after="0"/>
        <w:rPr>
          <w:rFonts w:ascii="Aptos" w:eastAsia="Aptos" w:hAnsi="Aptos" w:cs="Arial"/>
          <w:b/>
          <w:bCs/>
          <w:lang w:val="en-GB"/>
        </w:rPr>
      </w:pPr>
    </w:p>
    <w:p w14:paraId="5428DE4F" w14:textId="12C69CEA" w:rsidR="002C5B2E" w:rsidRPr="00276B41" w:rsidRDefault="002C5B2E" w:rsidP="002C5B2E">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Pr>
          <w:rFonts w:ascii="Aptos" w:eastAsia="Aptos" w:hAnsi="Aptos" w:cs="Arial"/>
          <w:b/>
          <w:bCs/>
        </w:rPr>
        <w:t>ocx</w:t>
      </w:r>
      <w:r w:rsidRPr="36A4DEFD">
        <w:rPr>
          <w:rFonts w:ascii="Aptos" w:eastAsia="Aptos" w:hAnsi="Aptos" w:cs="Arial"/>
          <w:b/>
          <w:bCs/>
        </w:rPr>
        <w:t>-</w:t>
      </w:r>
      <w:r>
        <w:rPr>
          <w:rFonts w:ascii="Aptos" w:eastAsia="Aptos" w:hAnsi="Aptos" w:cs="Arial"/>
          <w:b/>
          <w:bCs/>
        </w:rPr>
        <w:t>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3EE56F1D" w14:textId="1A18EC97" w:rsidR="002C5B2E" w:rsidRPr="002319F8" w:rsidRDefault="002C5B2E" w:rsidP="002C5B2E">
      <w:pPr>
        <w:spacing w:after="0"/>
        <w:rPr>
          <w:rFonts w:ascii="Aptos" w:hAnsi="Aptos"/>
          <w:b/>
          <w:bCs/>
        </w:rPr>
      </w:pPr>
      <w:r w:rsidRPr="36A4DEFD">
        <w:rPr>
          <w:rFonts w:ascii="Aptos" w:eastAsia="Aptos" w:hAnsi="Aptos" w:cs="Arial"/>
          <w:b/>
          <w:bCs/>
        </w:rPr>
        <w:t xml:space="preserve">Inbound Rules – </w:t>
      </w:r>
      <w:r w:rsidR="00610726">
        <w:rPr>
          <w:rFonts w:ascii="Aptos" w:eastAsia="Aptos" w:hAnsi="Aptos" w:cs="Arial"/>
          <w:b/>
          <w:bCs/>
        </w:rPr>
        <w:t>Operational Container</w:t>
      </w:r>
      <w:r>
        <w:rPr>
          <w:rFonts w:ascii="Aptos" w:eastAsia="Aptos" w:hAnsi="Aptos" w:cs="Arial"/>
          <w:b/>
          <w:bCs/>
        </w:rPr>
        <w:t xml:space="preserve"> 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2C5B2E" w:rsidRPr="00E7231D" w14:paraId="2D29BE46" w14:textId="77777777" w:rsidTr="008E69E7">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2E49364"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5F70D5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1C87EC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3B58365"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57E9C60"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541CAD2"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80E99C1"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32D552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2C5B2E" w:rsidRPr="00043F6D" w14:paraId="190DE1FC" w14:textId="77777777" w:rsidTr="008E69E7">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357540F2" w14:textId="77777777" w:rsidR="002C5B2E" w:rsidRPr="00043F6D" w:rsidRDefault="002C5B2E"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6E49629F" w14:textId="77777777" w:rsidR="002C5B2E" w:rsidRPr="00043F6D" w:rsidRDefault="002C5B2E"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10595E62"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F868960"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751156B"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CAF9923"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792C9E0" w14:textId="77777777" w:rsidR="002C5B2E" w:rsidRPr="00043F6D" w:rsidRDefault="002C5B2E"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55578172" w14:textId="77777777" w:rsidR="002C5B2E" w:rsidRPr="00043F6D" w:rsidRDefault="002C5B2E" w:rsidP="008E69E7">
            <w:pPr>
              <w:spacing w:after="0"/>
              <w:rPr>
                <w:rFonts w:ascii="Aptos" w:hAnsi="Aptos"/>
                <w:sz w:val="18"/>
                <w:szCs w:val="18"/>
              </w:rPr>
            </w:pPr>
            <w:r w:rsidRPr="36A4DEFD">
              <w:rPr>
                <w:rFonts w:ascii="Aptos" w:hAnsi="Aptos"/>
                <w:sz w:val="18"/>
                <w:szCs w:val="18"/>
              </w:rPr>
              <w:t>Default deny</w:t>
            </w:r>
          </w:p>
        </w:tc>
      </w:tr>
    </w:tbl>
    <w:p w14:paraId="44A345C8" w14:textId="77777777" w:rsidR="002C5B2E" w:rsidRDefault="002C5B2E" w:rsidP="002C5B2E">
      <w:pPr>
        <w:spacing w:after="0"/>
        <w:rPr>
          <w:rFonts w:ascii="Aptos" w:eastAsia="Aptos" w:hAnsi="Aptos" w:cs="Arial"/>
          <w:b/>
          <w:bCs/>
        </w:rPr>
      </w:pPr>
    </w:p>
    <w:p w14:paraId="46B8DD34" w14:textId="493927C9" w:rsidR="002C5B2E" w:rsidRPr="002319F8" w:rsidRDefault="002C5B2E" w:rsidP="002C5B2E">
      <w:pPr>
        <w:spacing w:after="0"/>
        <w:rPr>
          <w:rFonts w:ascii="Aptos" w:eastAsia="Aptos" w:hAnsi="Aptos" w:cs="Arial"/>
          <w:b/>
          <w:bCs/>
        </w:rPr>
      </w:pPr>
      <w:r w:rsidRPr="36A4DEFD">
        <w:rPr>
          <w:rFonts w:ascii="Aptos" w:eastAsia="Aptos" w:hAnsi="Aptos" w:cs="Arial"/>
          <w:b/>
          <w:bCs/>
        </w:rPr>
        <w:t xml:space="preserve">Outbound Rules - </w:t>
      </w:r>
      <w:r w:rsidR="00610726">
        <w:rPr>
          <w:rFonts w:ascii="Aptos" w:eastAsia="Aptos" w:hAnsi="Aptos" w:cs="Arial"/>
          <w:b/>
          <w:bCs/>
        </w:rPr>
        <w:t>Operational Container</w:t>
      </w:r>
      <w:r>
        <w:rPr>
          <w:rFonts w:ascii="Aptos" w:eastAsia="Aptos" w:hAnsi="Aptos" w:cs="Arial"/>
          <w:b/>
          <w:bCs/>
        </w:rPr>
        <w:t xml:space="preserve"> 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1"/>
        <w:gridCol w:w="1513"/>
        <w:gridCol w:w="1567"/>
        <w:gridCol w:w="1299"/>
        <w:gridCol w:w="1920"/>
      </w:tblGrid>
      <w:tr w:rsidR="002C5B2E" w:rsidRPr="007668F1" w14:paraId="660EB9C0"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D0ADBAC"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49A2FC5"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A27940D"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B677763"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B5BE170"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EE462AC"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AAA4A49"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1F09847"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2C5B2E" w:rsidRPr="00FD1901" w14:paraId="10207322"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5DF8F269" w14:textId="77777777" w:rsidR="002C5B2E" w:rsidRPr="00FD1901" w:rsidRDefault="002C5B2E"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278830F" w14:textId="77777777" w:rsidR="002C5B2E" w:rsidRPr="00FD1901" w:rsidRDefault="002C5B2E" w:rsidP="008E69E7">
            <w:pPr>
              <w:spacing w:after="0"/>
              <w:rPr>
                <w:rFonts w:ascii="Aptos" w:eastAsia="Aptos" w:hAnsi="Aptos" w:cs="Arial"/>
                <w:sz w:val="18"/>
                <w:szCs w:val="18"/>
              </w:rPr>
            </w:pPr>
            <w:r w:rsidRPr="36A4DEFD">
              <w:rPr>
                <w:rStyle w:val="normaltextrun"/>
              </w:rPr>
              <w:t>Allow-pass-outbound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44892EA" w14:textId="77777777" w:rsidR="002C5B2E" w:rsidRPr="00FD1901" w:rsidRDefault="002C5B2E" w:rsidP="008E69E7">
            <w:pPr>
              <w:spacing w:after="0"/>
              <w:rPr>
                <w:rFonts w:ascii="Aptos" w:eastAsia="Aptos" w:hAnsi="Aptos" w:cs="Arial"/>
                <w:sz w:val="18"/>
                <w:szCs w:val="18"/>
              </w:rPr>
            </w:pPr>
            <w:r w:rsidRPr="36A4DEFD">
              <w:rPr>
                <w:rStyle w:val="normaltextrun"/>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F390B3F" w14:textId="77777777" w:rsidR="002C5B2E" w:rsidRPr="00FD1901" w:rsidRDefault="002C5B2E" w:rsidP="008E69E7">
            <w:pPr>
              <w:spacing w:after="0"/>
              <w:rPr>
                <w:rFonts w:ascii="Aptos" w:eastAsia="Aptos" w:hAnsi="Aptos" w:cs="Arial"/>
                <w:sz w:val="18"/>
                <w:szCs w:val="18"/>
              </w:rPr>
            </w:pPr>
            <w:r>
              <w:rPr>
                <w:rFonts w:ascii="Aptos" w:hAnsi="Aptos"/>
                <w:sz w:val="18"/>
                <w:szCs w:val="18"/>
              </w:rPr>
              <w:t>Analytical host subnet</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A7173D6" w14:textId="4408DDD9" w:rsidR="002C5B2E" w:rsidRPr="00FD1901" w:rsidRDefault="002C5B2E" w:rsidP="008E69E7">
            <w:pPr>
              <w:spacing w:after="0"/>
              <w:rPr>
                <w:rFonts w:ascii="Aptos" w:eastAsia="Aptos" w:hAnsi="Aptos" w:cs="Arial"/>
                <w:sz w:val="18"/>
                <w:szCs w:val="18"/>
              </w:rPr>
            </w:pPr>
            <w:r>
              <w:rPr>
                <w:rStyle w:val="normaltextrun"/>
              </w:rPr>
              <w:t>Internet site</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D75ADA2" w14:textId="77777777" w:rsidR="002C5B2E" w:rsidRPr="00FD1901" w:rsidRDefault="002C5B2E" w:rsidP="008E69E7">
            <w:pPr>
              <w:spacing w:after="0"/>
              <w:rPr>
                <w:rFonts w:ascii="Aptos" w:eastAsia="Aptos" w:hAnsi="Aptos" w:cs="Arial"/>
                <w:sz w:val="18"/>
                <w:szCs w:val="18"/>
              </w:rPr>
            </w:pPr>
            <w:r>
              <w:rPr>
                <w:rStyle w:val="normaltextrun"/>
              </w:rPr>
              <w:t>443?</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6931857" w14:textId="77777777" w:rsidR="002C5B2E" w:rsidRPr="00FD1901" w:rsidRDefault="002C5B2E"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4197813" w14:textId="21339864" w:rsidR="002C5B2E" w:rsidRPr="00FD1901" w:rsidRDefault="002C5B2E" w:rsidP="008E69E7">
            <w:pPr>
              <w:spacing w:after="0"/>
              <w:rPr>
                <w:rFonts w:ascii="Aptos" w:eastAsia="Aptos" w:hAnsi="Aptos" w:cs="Arial"/>
                <w:sz w:val="18"/>
                <w:szCs w:val="18"/>
              </w:rPr>
            </w:pPr>
            <w:r>
              <w:rPr>
                <w:rStyle w:val="normaltextrun"/>
              </w:rPr>
              <w:t>services needed for databricks   will b</w:t>
            </w:r>
            <w:r w:rsidR="0010462B">
              <w:rPr>
                <w:rStyle w:val="normaltextrun"/>
              </w:rPr>
              <w:t>e</w:t>
            </w:r>
            <w:r>
              <w:rPr>
                <w:rStyle w:val="normaltextrun"/>
              </w:rPr>
              <w:t xml:space="preserve"> allowed in firewall</w:t>
            </w:r>
          </w:p>
        </w:tc>
      </w:tr>
      <w:tr w:rsidR="002C5B2E" w:rsidRPr="00FD1901" w14:paraId="45D53646"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47ED8723" w14:textId="77777777" w:rsidR="002C5B2E" w:rsidRPr="36A4DEFD" w:rsidRDefault="002C5B2E"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E6634DC"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206D262"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AC1DA2F"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9DC1C16"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C2E37C1" w14:textId="77777777" w:rsidR="002C5B2E" w:rsidRPr="36A4DEFD" w:rsidRDefault="002C5B2E"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41DD70E"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7D01C2A"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5DE534C5" w14:textId="77777777" w:rsidR="00CA1292" w:rsidRDefault="00CA1292" w:rsidP="00340BCC">
      <w:pPr>
        <w:spacing w:after="0"/>
        <w:rPr>
          <w:rFonts w:ascii="Aptos" w:eastAsia="Aptos" w:hAnsi="Aptos" w:cs="Arial"/>
          <w:b/>
          <w:bCs/>
        </w:rPr>
      </w:pPr>
    </w:p>
    <w:p w14:paraId="105E22CA" w14:textId="08CB9B21" w:rsidR="002C5B2E" w:rsidRPr="00276B41" w:rsidRDefault="002C5B2E" w:rsidP="002C5B2E">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Pr>
          <w:rFonts w:ascii="Aptos" w:eastAsia="Aptos" w:hAnsi="Aptos" w:cs="Arial"/>
          <w:b/>
          <w:bCs/>
        </w:rPr>
        <w:t>ape-dev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06695988" w14:textId="6695495F" w:rsidR="002C5B2E" w:rsidRPr="002319F8" w:rsidRDefault="002C5B2E" w:rsidP="002C5B2E">
      <w:pPr>
        <w:spacing w:after="0"/>
        <w:rPr>
          <w:rFonts w:ascii="Aptos" w:hAnsi="Aptos"/>
          <w:b/>
          <w:bCs/>
        </w:rPr>
      </w:pPr>
      <w:r w:rsidRPr="36A4DEFD">
        <w:rPr>
          <w:rFonts w:ascii="Aptos" w:eastAsia="Aptos" w:hAnsi="Aptos" w:cs="Arial"/>
          <w:b/>
          <w:bCs/>
        </w:rPr>
        <w:t xml:space="preserve">Inbound Rules – </w:t>
      </w:r>
      <w:r>
        <w:rPr>
          <w:rFonts w:ascii="Aptos" w:eastAsia="Aptos" w:hAnsi="Aptos" w:cs="Arial"/>
          <w:b/>
          <w:bCs/>
        </w:rPr>
        <w:t xml:space="preserve">Analytical </w:t>
      </w:r>
      <w:r w:rsidR="00610726">
        <w:rPr>
          <w:rFonts w:ascii="Aptos" w:eastAsia="Aptos" w:hAnsi="Aptos" w:cs="Arial"/>
          <w:b/>
          <w:bCs/>
        </w:rPr>
        <w:t xml:space="preserve">private </w:t>
      </w:r>
      <w:r w:rsidR="00246063">
        <w:rPr>
          <w:rFonts w:ascii="Aptos" w:eastAsia="Aptos" w:hAnsi="Aptos" w:cs="Arial"/>
          <w:b/>
          <w:bCs/>
        </w:rPr>
        <w:t>endpoint 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086"/>
        <w:gridCol w:w="1258"/>
        <w:gridCol w:w="1349"/>
        <w:gridCol w:w="713"/>
        <w:gridCol w:w="908"/>
        <w:gridCol w:w="2329"/>
      </w:tblGrid>
      <w:tr w:rsidR="002C5B2E" w:rsidRPr="00E7231D" w14:paraId="722F3A80" w14:textId="77777777" w:rsidTr="002A4C00">
        <w:trPr>
          <w:tblHeader/>
          <w:tblCellSpacing w:w="15" w:type="dxa"/>
        </w:trPr>
        <w:tc>
          <w:tcPr>
            <w:tcW w:w="926"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29C6816"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551D7E1"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FD39BF1"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4125825"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ECC7D59"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5F1AD8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39BDB8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D42AE8E" w14:textId="77777777" w:rsidR="002C5B2E" w:rsidRPr="00E7231D" w:rsidRDefault="002C5B2E"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10462B" w:rsidRPr="00043F6D" w14:paraId="701B0024" w14:textId="77777777" w:rsidTr="002A4C00">
        <w:trPr>
          <w:tblCellSpacing w:w="15" w:type="dxa"/>
        </w:trPr>
        <w:tc>
          <w:tcPr>
            <w:tcW w:w="92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2814D113" w14:textId="6FD5D269" w:rsidR="0010462B" w:rsidRPr="36A4DEFD" w:rsidRDefault="0010462B" w:rsidP="008E69E7">
            <w:pPr>
              <w:spacing w:after="0"/>
              <w:rPr>
                <w:rFonts w:ascii="Aptos" w:hAnsi="Aptos"/>
                <w:sz w:val="18"/>
                <w:szCs w:val="18"/>
              </w:rPr>
            </w:pPr>
            <w:r>
              <w:rPr>
                <w:rFonts w:ascii="Aptos" w:hAnsi="Aptos"/>
                <w:sz w:val="18"/>
                <w:szCs w:val="18"/>
              </w:rPr>
              <w:t>100</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41A59DA5" w14:textId="5A5848ED" w:rsidR="0010462B" w:rsidRPr="36A4DEFD" w:rsidRDefault="0010462B" w:rsidP="008E69E7">
            <w:pPr>
              <w:spacing w:after="0"/>
              <w:rPr>
                <w:rFonts w:ascii="Aptos" w:hAnsi="Aptos"/>
                <w:sz w:val="18"/>
                <w:szCs w:val="18"/>
              </w:rPr>
            </w:pPr>
            <w:r>
              <w:rPr>
                <w:rFonts w:ascii="Aptos" w:hAnsi="Aptos"/>
                <w:sz w:val="18"/>
                <w:szCs w:val="18"/>
              </w:rPr>
              <w:t>All0w-zpa-url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99D9152" w14:textId="62BEE9EA" w:rsidR="0010462B" w:rsidRPr="36A4DEFD" w:rsidRDefault="0010462B" w:rsidP="008E69E7">
            <w:pPr>
              <w:spacing w:after="0"/>
              <w:rPr>
                <w:rFonts w:ascii="Aptos" w:hAnsi="Aptos"/>
                <w:sz w:val="18"/>
                <w:szCs w:val="18"/>
              </w:rPr>
            </w:pPr>
            <w:r>
              <w:rPr>
                <w:rFonts w:ascii="Aptos" w:hAnsi="Aptos"/>
                <w:sz w:val="18"/>
                <w:szCs w:val="18"/>
              </w:rPr>
              <w:t>https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CDCAA1D" w14:textId="09AD4233" w:rsidR="0010462B" w:rsidRPr="36A4DEFD" w:rsidRDefault="00610726" w:rsidP="008E69E7">
            <w:pPr>
              <w:spacing w:after="0"/>
              <w:rPr>
                <w:rFonts w:ascii="Aptos" w:hAnsi="Aptos"/>
                <w:sz w:val="18"/>
                <w:szCs w:val="18"/>
              </w:rPr>
            </w:pPr>
            <w:r>
              <w:rPr>
                <w:rFonts w:ascii="Aptos" w:hAnsi="Aptos"/>
                <w:sz w:val="18"/>
                <w:szCs w:val="18"/>
              </w:rPr>
              <w:t>Zpa subnet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87704A2" w14:textId="73B466D3" w:rsidR="0010462B" w:rsidRPr="36A4DEFD" w:rsidRDefault="00610726" w:rsidP="008E69E7">
            <w:pPr>
              <w:spacing w:after="0"/>
              <w:rPr>
                <w:rFonts w:ascii="Aptos" w:hAnsi="Aptos"/>
                <w:sz w:val="18"/>
                <w:szCs w:val="18"/>
              </w:rPr>
            </w:pPr>
            <w:r>
              <w:rPr>
                <w:rFonts w:ascii="Aptos" w:hAnsi="Aptos"/>
                <w:sz w:val="18"/>
                <w:szCs w:val="18"/>
              </w:rPr>
              <w:t>This subnet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8F99C7C" w14:textId="576B1610" w:rsidR="0010462B" w:rsidRPr="36A4DEFD" w:rsidRDefault="00610726" w:rsidP="008E69E7">
            <w:pPr>
              <w:spacing w:after="0"/>
              <w:rPr>
                <w:rFonts w:ascii="Aptos" w:hAnsi="Aptos"/>
                <w:sz w:val="18"/>
                <w:szCs w:val="18"/>
              </w:rPr>
            </w:pPr>
            <w:r>
              <w:rPr>
                <w:rFonts w:ascii="Aptos" w:hAnsi="Aptos"/>
                <w:sz w:val="18"/>
                <w:szCs w:val="18"/>
              </w:rPr>
              <w:t>443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2AF50E86" w14:textId="7B46C2FC" w:rsidR="0010462B" w:rsidRPr="36A4DEFD" w:rsidRDefault="00610726" w:rsidP="008E69E7">
            <w:pPr>
              <w:spacing w:after="0"/>
              <w:rPr>
                <w:rFonts w:ascii="Aptos" w:hAnsi="Aptos"/>
                <w:sz w:val="18"/>
                <w:szCs w:val="18"/>
              </w:rPr>
            </w:pPr>
            <w:r>
              <w:rPr>
                <w:rFonts w:ascii="Aptos" w:hAnsi="Aptos"/>
                <w:sz w:val="18"/>
                <w:szCs w:val="18"/>
              </w:rPr>
              <w:t>Allow</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163AFD7A" w14:textId="2C7932BE" w:rsidR="0010462B" w:rsidRPr="36A4DEFD" w:rsidRDefault="00610726" w:rsidP="008E69E7">
            <w:pPr>
              <w:spacing w:after="0"/>
              <w:rPr>
                <w:rFonts w:ascii="Aptos" w:hAnsi="Aptos"/>
                <w:sz w:val="18"/>
                <w:szCs w:val="18"/>
              </w:rPr>
            </w:pPr>
            <w:r>
              <w:rPr>
                <w:rFonts w:ascii="Aptos" w:hAnsi="Aptos"/>
                <w:sz w:val="18"/>
                <w:szCs w:val="18"/>
              </w:rPr>
              <w:t>Allow control plane access</w:t>
            </w:r>
          </w:p>
        </w:tc>
      </w:tr>
      <w:tr w:rsidR="002C5B2E" w:rsidRPr="00043F6D" w14:paraId="122F2D22" w14:textId="77777777" w:rsidTr="002A4C00">
        <w:trPr>
          <w:tblCellSpacing w:w="15" w:type="dxa"/>
        </w:trPr>
        <w:tc>
          <w:tcPr>
            <w:tcW w:w="92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18E43431" w14:textId="77777777" w:rsidR="002C5B2E" w:rsidRPr="00043F6D" w:rsidRDefault="002C5B2E"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05B300AA" w14:textId="77777777" w:rsidR="002C5B2E" w:rsidRPr="00043F6D" w:rsidRDefault="002C5B2E"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F2D2A76"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2C2CD41"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6490F07"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BD26644" w14:textId="77777777" w:rsidR="002C5B2E" w:rsidRPr="00043F6D" w:rsidRDefault="002C5B2E"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1AA4007" w14:textId="77777777" w:rsidR="002C5B2E" w:rsidRPr="00043F6D" w:rsidRDefault="002C5B2E"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0B673A2B" w14:textId="77777777" w:rsidR="002C5B2E" w:rsidRPr="00043F6D" w:rsidRDefault="002C5B2E" w:rsidP="008E69E7">
            <w:pPr>
              <w:spacing w:after="0"/>
              <w:rPr>
                <w:rFonts w:ascii="Aptos" w:hAnsi="Aptos"/>
                <w:sz w:val="18"/>
                <w:szCs w:val="18"/>
              </w:rPr>
            </w:pPr>
            <w:r w:rsidRPr="36A4DEFD">
              <w:rPr>
                <w:rFonts w:ascii="Aptos" w:hAnsi="Aptos"/>
                <w:sz w:val="18"/>
                <w:szCs w:val="18"/>
              </w:rPr>
              <w:t>Default deny</w:t>
            </w:r>
          </w:p>
        </w:tc>
      </w:tr>
    </w:tbl>
    <w:p w14:paraId="36E33CF5" w14:textId="77777777" w:rsidR="002C5B2E" w:rsidRDefault="002C5B2E" w:rsidP="002C5B2E">
      <w:pPr>
        <w:spacing w:after="0"/>
        <w:rPr>
          <w:rFonts w:ascii="Aptos" w:eastAsia="Aptos" w:hAnsi="Aptos" w:cs="Arial"/>
          <w:b/>
          <w:bCs/>
        </w:rPr>
      </w:pPr>
    </w:p>
    <w:p w14:paraId="46A6410B" w14:textId="25442997" w:rsidR="002C5B2E" w:rsidRPr="002319F8" w:rsidRDefault="002C5B2E" w:rsidP="002C5B2E">
      <w:pPr>
        <w:spacing w:after="0"/>
        <w:rPr>
          <w:rFonts w:ascii="Aptos" w:eastAsia="Aptos" w:hAnsi="Aptos" w:cs="Arial"/>
          <w:b/>
          <w:bCs/>
        </w:rPr>
      </w:pPr>
      <w:r w:rsidRPr="36A4DEFD">
        <w:rPr>
          <w:rFonts w:ascii="Aptos" w:eastAsia="Aptos" w:hAnsi="Aptos" w:cs="Arial"/>
          <w:b/>
          <w:bCs/>
        </w:rPr>
        <w:t xml:space="preserve">Outbound Rules - </w:t>
      </w:r>
      <w:r w:rsidR="00610726">
        <w:rPr>
          <w:rFonts w:ascii="Aptos" w:eastAsia="Aptos" w:hAnsi="Aptos" w:cs="Arial"/>
          <w:b/>
          <w:bCs/>
        </w:rPr>
        <w:t xml:space="preserve">Analytical private endpoint </w:t>
      </w:r>
      <w:r>
        <w:rPr>
          <w:rFonts w:ascii="Aptos" w:eastAsia="Aptos" w:hAnsi="Aptos" w:cs="Arial"/>
          <w:b/>
          <w:bCs/>
        </w:rPr>
        <w:t>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8"/>
        <w:gridCol w:w="1513"/>
        <w:gridCol w:w="1567"/>
        <w:gridCol w:w="1292"/>
        <w:gridCol w:w="1920"/>
      </w:tblGrid>
      <w:tr w:rsidR="002C5B2E" w:rsidRPr="007668F1" w14:paraId="2A621614"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31A2C1E"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lastRenderedPageBreak/>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E1B7508"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E6590BF"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96EA4E2"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4B86677"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13FC071"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5C68764"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C44E716" w14:textId="77777777" w:rsidR="002C5B2E" w:rsidRPr="007668F1" w:rsidRDefault="002C5B2E"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2C5B2E" w:rsidRPr="00FD1901" w14:paraId="1672FA8A" w14:textId="77777777" w:rsidTr="008E69E7">
        <w:trPr>
          <w:tblCellSpacing w:w="15" w:type="dxa"/>
        </w:trPr>
        <w:tc>
          <w:tcPr>
            <w:tcW w:w="1077" w:type="dxa"/>
            <w:tcBorders>
              <w:left w:val="single" w:sz="6" w:space="0" w:color="E6E6E6"/>
              <w:right w:val="single" w:sz="6" w:space="0" w:color="E6E6E6"/>
            </w:tcBorders>
            <w:shd w:val="clear" w:color="auto" w:fill="FAFAFA"/>
            <w:tcMar>
              <w:top w:w="120" w:type="dxa"/>
              <w:left w:w="180" w:type="dxa"/>
              <w:bottom w:w="105" w:type="dxa"/>
              <w:right w:w="120" w:type="dxa"/>
            </w:tcMar>
            <w:vAlign w:val="center"/>
          </w:tcPr>
          <w:p w14:paraId="0CF3F13C" w14:textId="77777777" w:rsidR="002C5B2E" w:rsidRPr="00FD1901" w:rsidRDefault="002C5B2E"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right w:val="single" w:sz="6" w:space="0" w:color="E6E6E6"/>
            </w:tcBorders>
            <w:shd w:val="clear" w:color="auto" w:fill="FAFAFA"/>
            <w:tcMar>
              <w:top w:w="120" w:type="dxa"/>
              <w:left w:w="180" w:type="dxa"/>
              <w:bottom w:w="105" w:type="dxa"/>
              <w:right w:w="120" w:type="dxa"/>
            </w:tcMar>
            <w:vAlign w:val="center"/>
          </w:tcPr>
          <w:p w14:paraId="057A44B8" w14:textId="77777777" w:rsidR="002C5B2E" w:rsidRPr="00FD1901" w:rsidRDefault="002C5B2E" w:rsidP="008E69E7">
            <w:pPr>
              <w:spacing w:after="0"/>
              <w:rPr>
                <w:rFonts w:ascii="Aptos" w:eastAsia="Aptos" w:hAnsi="Aptos" w:cs="Arial"/>
                <w:sz w:val="18"/>
                <w:szCs w:val="18"/>
              </w:rPr>
            </w:pPr>
            <w:r w:rsidRPr="36A4DEFD">
              <w:rPr>
                <w:rStyle w:val="normaltextrun"/>
              </w:rPr>
              <w:t>Allow-</w:t>
            </w:r>
            <w:r>
              <w:rPr>
                <w:rStyle w:val="normaltextrun"/>
              </w:rPr>
              <w:t>Internet</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3EAB09FB" w14:textId="77777777" w:rsidR="002C5B2E" w:rsidRPr="00FD1901" w:rsidRDefault="002C5B2E" w:rsidP="008E69E7">
            <w:pPr>
              <w:spacing w:after="0"/>
              <w:rPr>
                <w:rFonts w:ascii="Aptos" w:eastAsia="Aptos" w:hAnsi="Aptos" w:cs="Arial"/>
                <w:sz w:val="18"/>
                <w:szCs w:val="18"/>
              </w:rPr>
            </w:pPr>
            <w:r>
              <w:rPr>
                <w:rStyle w:val="eop"/>
                <w:rFonts w:ascii="Aptos" w:hAnsi="Aptos" w:cs="Segoe UI"/>
                <w:sz w:val="18"/>
                <w:szCs w:val="18"/>
              </w:rPr>
              <w:t>https</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42AAB26F" w14:textId="77777777" w:rsidR="002C5B2E" w:rsidRPr="00FD1901" w:rsidRDefault="002C5B2E" w:rsidP="008E69E7">
            <w:pPr>
              <w:spacing w:after="0"/>
              <w:rPr>
                <w:rFonts w:ascii="Aptos" w:eastAsia="Aptos" w:hAnsi="Aptos" w:cs="Arial"/>
                <w:sz w:val="18"/>
                <w:szCs w:val="18"/>
              </w:rPr>
            </w:pPr>
            <w:r w:rsidRPr="36A4DEFD">
              <w:rPr>
                <w:rFonts w:ascii="Aptos" w:hAnsi="Aptos"/>
                <w:sz w:val="18"/>
                <w:szCs w:val="18"/>
              </w:rPr>
              <w:t>Private Endpoint Subnet</w:t>
            </w:r>
          </w:p>
        </w:tc>
        <w:tc>
          <w:tcPr>
            <w:tcW w:w="1483" w:type="dxa"/>
            <w:tcBorders>
              <w:right w:val="single" w:sz="6" w:space="0" w:color="E6E6E6"/>
            </w:tcBorders>
            <w:shd w:val="clear" w:color="auto" w:fill="FAFAFA"/>
            <w:tcMar>
              <w:top w:w="120" w:type="dxa"/>
              <w:left w:w="180" w:type="dxa"/>
              <w:bottom w:w="105" w:type="dxa"/>
              <w:right w:w="120" w:type="dxa"/>
            </w:tcMar>
            <w:vAlign w:val="center"/>
          </w:tcPr>
          <w:p w14:paraId="298C1468" w14:textId="77777777" w:rsidR="002C5B2E" w:rsidRPr="00FD1901" w:rsidRDefault="002C5B2E" w:rsidP="008E69E7">
            <w:pPr>
              <w:spacing w:after="0"/>
              <w:rPr>
                <w:rFonts w:ascii="Aptos" w:eastAsia="Aptos" w:hAnsi="Aptos" w:cs="Arial"/>
                <w:sz w:val="18"/>
                <w:szCs w:val="18"/>
              </w:rPr>
            </w:pPr>
            <w:r w:rsidRPr="36A4DEFD">
              <w:rPr>
                <w:rStyle w:val="normaltextrun"/>
              </w:rPr>
              <w:t>Pass Azure storage</w:t>
            </w:r>
            <w:r w:rsidRPr="36A4DEFD">
              <w:rPr>
                <w:rStyle w:val="eop"/>
                <w:rFonts w:ascii="Aptos" w:hAnsi="Aptos" w:cs="Segoe UI"/>
                <w:sz w:val="18"/>
                <w:szCs w:val="18"/>
              </w:rPr>
              <w:t> </w:t>
            </w:r>
          </w:p>
        </w:tc>
        <w:tc>
          <w:tcPr>
            <w:tcW w:w="1537" w:type="dxa"/>
            <w:tcBorders>
              <w:right w:val="single" w:sz="6" w:space="0" w:color="E6E6E6"/>
            </w:tcBorders>
            <w:shd w:val="clear" w:color="auto" w:fill="FAFAFA"/>
            <w:tcMar>
              <w:top w:w="120" w:type="dxa"/>
              <w:left w:w="180" w:type="dxa"/>
              <w:bottom w:w="105" w:type="dxa"/>
              <w:right w:w="120" w:type="dxa"/>
            </w:tcMar>
            <w:vAlign w:val="center"/>
          </w:tcPr>
          <w:p w14:paraId="7DF7A994" w14:textId="6432A0E4" w:rsidR="002C5B2E" w:rsidRPr="00FD1901" w:rsidRDefault="0010462B" w:rsidP="008E69E7">
            <w:pPr>
              <w:spacing w:after="0"/>
              <w:rPr>
                <w:rFonts w:ascii="Aptos" w:eastAsia="Aptos" w:hAnsi="Aptos" w:cs="Arial"/>
                <w:sz w:val="18"/>
                <w:szCs w:val="18"/>
              </w:rPr>
            </w:pPr>
            <w:r>
              <w:rPr>
                <w:rStyle w:val="normaltextrun"/>
              </w:rPr>
              <w:t>443</w:t>
            </w:r>
            <w:r w:rsidRPr="36A4DEFD">
              <w:rPr>
                <w:rStyle w:val="eop"/>
                <w:rFonts w:ascii="Aptos" w:hAnsi="Aptos" w:cs="Segoe UI"/>
                <w:b/>
                <w:bCs/>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21317DC4" w14:textId="77777777" w:rsidR="002C5B2E" w:rsidRPr="00FD1901" w:rsidRDefault="002C5B2E"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right w:val="single" w:sz="6" w:space="0" w:color="E6E6E6"/>
            </w:tcBorders>
            <w:shd w:val="clear" w:color="auto" w:fill="FAFAFA"/>
            <w:tcMar>
              <w:top w:w="120" w:type="dxa"/>
              <w:left w:w="180" w:type="dxa"/>
              <w:bottom w:w="105" w:type="dxa"/>
              <w:right w:w="120" w:type="dxa"/>
            </w:tcMar>
            <w:vAlign w:val="center"/>
          </w:tcPr>
          <w:p w14:paraId="02B28A5E" w14:textId="2EEFFA2F" w:rsidR="002C5B2E" w:rsidRPr="00FD1901" w:rsidRDefault="002C5B2E" w:rsidP="008E69E7">
            <w:pPr>
              <w:spacing w:after="0"/>
              <w:rPr>
                <w:rFonts w:ascii="Aptos" w:eastAsia="Aptos" w:hAnsi="Aptos" w:cs="Arial"/>
                <w:sz w:val="18"/>
                <w:szCs w:val="18"/>
              </w:rPr>
            </w:pPr>
            <w:r w:rsidRPr="36A4DEFD">
              <w:rPr>
                <w:rStyle w:val="normaltextrun"/>
                <w:rFonts w:ascii="Aptos" w:hAnsi="Aptos" w:cs="Segoe UI"/>
                <w:sz w:val="18"/>
                <w:szCs w:val="18"/>
              </w:rPr>
              <w:t>Azure PaaS Backend({workload} storage account</w:t>
            </w:r>
            <w:r>
              <w:rPr>
                <w:rStyle w:val="normaltextrun"/>
                <w:rFonts w:ascii="Aptos" w:hAnsi="Aptos" w:cs="Segoe UI"/>
                <w:sz w:val="18"/>
                <w:szCs w:val="18"/>
              </w:rPr>
              <w:t>,</w:t>
            </w:r>
            <w:r>
              <w:rPr>
                <w:rStyle w:val="normaltextrun"/>
                <w:rFonts w:cs="Segoe UI"/>
                <w:sz w:val="18"/>
                <w:szCs w:val="18"/>
              </w:rPr>
              <w:t>ADFS and UI service</w:t>
            </w:r>
            <w:r w:rsidRPr="36A4DEFD">
              <w:rPr>
                <w:rStyle w:val="normaltextrun"/>
                <w:rFonts w:ascii="Aptos" w:hAnsi="Aptos" w:cs="Segoe UI"/>
                <w:sz w:val="18"/>
                <w:szCs w:val="18"/>
              </w:rPr>
              <w:t>)</w:t>
            </w:r>
            <w:r w:rsidRPr="36A4DEFD">
              <w:rPr>
                <w:rStyle w:val="eop"/>
                <w:rFonts w:ascii="Aptos" w:hAnsi="Aptos" w:cs="Segoe UI"/>
                <w:sz w:val="18"/>
                <w:szCs w:val="18"/>
              </w:rPr>
              <w:t> </w:t>
            </w:r>
          </w:p>
        </w:tc>
      </w:tr>
      <w:tr w:rsidR="002C5B2E" w:rsidRPr="00FD1901" w14:paraId="4C77399D"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54023110" w14:textId="77777777" w:rsidR="002C5B2E" w:rsidRPr="36A4DEFD" w:rsidRDefault="002C5B2E"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32114BE"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725A65F"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5A6C7356"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D918881"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32E83AC" w14:textId="77777777" w:rsidR="002C5B2E" w:rsidRPr="36A4DEFD" w:rsidRDefault="002C5B2E"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A7E29E9"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51AB3F9" w14:textId="77777777" w:rsidR="002C5B2E" w:rsidRPr="36A4DEFD" w:rsidRDefault="002C5B2E"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64B4193F" w14:textId="77777777" w:rsidR="00340BCC" w:rsidRDefault="00340BCC" w:rsidP="00340BCC">
      <w:pPr>
        <w:spacing w:after="0"/>
        <w:ind w:left="1440"/>
        <w:rPr>
          <w:rFonts w:ascii="Aptos" w:eastAsia="Aptos" w:hAnsi="Aptos" w:cs="Arial"/>
        </w:rPr>
      </w:pPr>
    </w:p>
    <w:p w14:paraId="3835FC5A" w14:textId="319C4A8A" w:rsidR="00D0650A" w:rsidRPr="00276B41" w:rsidRDefault="00D0650A" w:rsidP="00D0650A">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Pr>
          <w:rFonts w:ascii="Aptos" w:eastAsia="Aptos" w:hAnsi="Aptos" w:cs="Arial"/>
          <w:b/>
          <w:bCs/>
        </w:rPr>
        <w:t>ope-dev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0A1EC9E3" w14:textId="082CB97A" w:rsidR="00D0650A" w:rsidRPr="002319F8" w:rsidRDefault="00D0650A" w:rsidP="00D0650A">
      <w:pPr>
        <w:spacing w:after="0"/>
        <w:rPr>
          <w:rFonts w:ascii="Aptos" w:hAnsi="Aptos"/>
          <w:b/>
          <w:bCs/>
        </w:rPr>
      </w:pPr>
      <w:r w:rsidRPr="36A4DEFD">
        <w:rPr>
          <w:rFonts w:ascii="Aptos" w:eastAsia="Aptos" w:hAnsi="Aptos" w:cs="Arial"/>
          <w:b/>
          <w:bCs/>
        </w:rPr>
        <w:t xml:space="preserve">Inbound Rules – </w:t>
      </w:r>
      <w:r w:rsidR="00246063">
        <w:rPr>
          <w:rFonts w:ascii="Aptos" w:eastAsia="Aptos" w:hAnsi="Aptos" w:cs="Arial"/>
          <w:b/>
          <w:bCs/>
        </w:rPr>
        <w:t>operational private</w:t>
      </w:r>
      <w:r w:rsidR="00610726">
        <w:rPr>
          <w:rFonts w:ascii="Aptos" w:eastAsia="Aptos" w:hAnsi="Aptos" w:cs="Arial"/>
          <w:b/>
          <w:bCs/>
        </w:rPr>
        <w:t xml:space="preserve"> endpoint </w:t>
      </w:r>
      <w:r>
        <w:rPr>
          <w:rFonts w:ascii="Aptos" w:eastAsia="Aptos" w:hAnsi="Aptos" w:cs="Arial"/>
          <w:b/>
          <w:bCs/>
        </w:rPr>
        <w:t>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D0650A" w:rsidRPr="00E7231D" w14:paraId="1A03AF9A" w14:textId="77777777" w:rsidTr="008E69E7">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A33C974"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FC445A1"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7AFE6D6"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237862C"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7230527"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589615D"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2690F77"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3832A89"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D0650A" w:rsidRPr="00043F6D" w14:paraId="6D1DA3E9" w14:textId="77777777" w:rsidTr="008E69E7">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1A7454A7" w14:textId="77777777" w:rsidR="00D0650A" w:rsidRPr="00043F6D" w:rsidRDefault="00D0650A"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7BE05CDC" w14:textId="77777777" w:rsidR="00D0650A" w:rsidRPr="00043F6D" w:rsidRDefault="00D0650A"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9576E16"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A274018"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2ED2CD75"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820DB31"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F85D0E6" w14:textId="77777777" w:rsidR="00D0650A" w:rsidRPr="00043F6D" w:rsidRDefault="00D0650A"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5BABE92F" w14:textId="77777777" w:rsidR="00D0650A" w:rsidRPr="00043F6D" w:rsidRDefault="00D0650A" w:rsidP="008E69E7">
            <w:pPr>
              <w:spacing w:after="0"/>
              <w:rPr>
                <w:rFonts w:ascii="Aptos" w:hAnsi="Aptos"/>
                <w:sz w:val="18"/>
                <w:szCs w:val="18"/>
              </w:rPr>
            </w:pPr>
            <w:r w:rsidRPr="36A4DEFD">
              <w:rPr>
                <w:rFonts w:ascii="Aptos" w:hAnsi="Aptos"/>
                <w:sz w:val="18"/>
                <w:szCs w:val="18"/>
              </w:rPr>
              <w:t>Default deny</w:t>
            </w:r>
          </w:p>
        </w:tc>
      </w:tr>
    </w:tbl>
    <w:p w14:paraId="25261ACE" w14:textId="77777777" w:rsidR="00D0650A" w:rsidRDefault="00D0650A" w:rsidP="00D0650A">
      <w:pPr>
        <w:spacing w:after="0"/>
        <w:rPr>
          <w:rFonts w:ascii="Aptos" w:eastAsia="Aptos" w:hAnsi="Aptos" w:cs="Arial"/>
          <w:b/>
          <w:bCs/>
        </w:rPr>
      </w:pPr>
    </w:p>
    <w:p w14:paraId="41DF1FBC" w14:textId="08D1C6FD" w:rsidR="00D0650A" w:rsidRPr="002319F8" w:rsidRDefault="00D0650A" w:rsidP="00D0650A">
      <w:pPr>
        <w:spacing w:after="0"/>
        <w:rPr>
          <w:rFonts w:ascii="Aptos" w:eastAsia="Aptos" w:hAnsi="Aptos" w:cs="Arial"/>
          <w:b/>
          <w:bCs/>
        </w:rPr>
      </w:pPr>
      <w:r w:rsidRPr="36A4DEFD">
        <w:rPr>
          <w:rFonts w:ascii="Aptos" w:eastAsia="Aptos" w:hAnsi="Aptos" w:cs="Arial"/>
          <w:b/>
          <w:bCs/>
        </w:rPr>
        <w:t xml:space="preserve">Outbound Rules - </w:t>
      </w:r>
      <w:r w:rsidR="00610726">
        <w:rPr>
          <w:rFonts w:ascii="Aptos" w:eastAsia="Aptos" w:hAnsi="Aptos" w:cs="Arial"/>
          <w:b/>
          <w:bCs/>
        </w:rPr>
        <w:t>Operational private endpoint</w:t>
      </w:r>
      <w:r>
        <w:rPr>
          <w:rFonts w:ascii="Aptos" w:eastAsia="Aptos" w:hAnsi="Aptos" w:cs="Arial"/>
          <w:b/>
          <w:bCs/>
        </w:rPr>
        <w:t xml:space="preserve"> 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8"/>
        <w:gridCol w:w="1513"/>
        <w:gridCol w:w="1567"/>
        <w:gridCol w:w="1292"/>
        <w:gridCol w:w="1920"/>
      </w:tblGrid>
      <w:tr w:rsidR="00D0650A" w:rsidRPr="007668F1" w14:paraId="424145BD"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7D15367"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47963AC"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FF17B60"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E16ED10"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0915AD3"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3562C97"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BF971D3"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B9084BF"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D0650A" w:rsidRPr="00FD1901" w14:paraId="166F2B75" w14:textId="77777777" w:rsidTr="008E69E7">
        <w:trPr>
          <w:tblCellSpacing w:w="15" w:type="dxa"/>
        </w:trPr>
        <w:tc>
          <w:tcPr>
            <w:tcW w:w="1077" w:type="dxa"/>
            <w:tcBorders>
              <w:left w:val="single" w:sz="6" w:space="0" w:color="E6E6E6"/>
              <w:right w:val="single" w:sz="6" w:space="0" w:color="E6E6E6"/>
            </w:tcBorders>
            <w:shd w:val="clear" w:color="auto" w:fill="FAFAFA"/>
            <w:tcMar>
              <w:top w:w="120" w:type="dxa"/>
              <w:left w:w="180" w:type="dxa"/>
              <w:bottom w:w="105" w:type="dxa"/>
              <w:right w:w="120" w:type="dxa"/>
            </w:tcMar>
            <w:vAlign w:val="center"/>
          </w:tcPr>
          <w:p w14:paraId="5D1D3FE5" w14:textId="77777777"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right w:val="single" w:sz="6" w:space="0" w:color="E6E6E6"/>
            </w:tcBorders>
            <w:shd w:val="clear" w:color="auto" w:fill="FAFAFA"/>
            <w:tcMar>
              <w:top w:w="120" w:type="dxa"/>
              <w:left w:w="180" w:type="dxa"/>
              <w:bottom w:w="105" w:type="dxa"/>
              <w:right w:w="120" w:type="dxa"/>
            </w:tcMar>
            <w:vAlign w:val="center"/>
          </w:tcPr>
          <w:p w14:paraId="46292509" w14:textId="77777777" w:rsidR="00D0650A" w:rsidRPr="00FD1901" w:rsidRDefault="00D0650A" w:rsidP="008E69E7">
            <w:pPr>
              <w:spacing w:after="0"/>
              <w:rPr>
                <w:rFonts w:ascii="Aptos" w:eastAsia="Aptos" w:hAnsi="Aptos" w:cs="Arial"/>
                <w:sz w:val="18"/>
                <w:szCs w:val="18"/>
              </w:rPr>
            </w:pPr>
            <w:r w:rsidRPr="36A4DEFD">
              <w:rPr>
                <w:rStyle w:val="normaltextrun"/>
              </w:rPr>
              <w:t>Allow-</w:t>
            </w:r>
            <w:r>
              <w:rPr>
                <w:rStyle w:val="normaltextrun"/>
              </w:rPr>
              <w:t>Internet</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337E92E0" w14:textId="77777777" w:rsidR="00D0650A" w:rsidRPr="00FD1901" w:rsidRDefault="00D0650A" w:rsidP="008E69E7">
            <w:pPr>
              <w:spacing w:after="0"/>
              <w:rPr>
                <w:rFonts w:ascii="Aptos" w:eastAsia="Aptos" w:hAnsi="Aptos" w:cs="Arial"/>
                <w:sz w:val="18"/>
                <w:szCs w:val="18"/>
              </w:rPr>
            </w:pPr>
            <w:r>
              <w:rPr>
                <w:rStyle w:val="eop"/>
                <w:rFonts w:ascii="Aptos" w:hAnsi="Aptos" w:cs="Segoe UI"/>
                <w:sz w:val="18"/>
                <w:szCs w:val="18"/>
              </w:rPr>
              <w:t>https</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19D57597" w14:textId="77777777" w:rsidR="00D0650A" w:rsidRPr="00FD1901" w:rsidRDefault="00D0650A" w:rsidP="008E69E7">
            <w:pPr>
              <w:spacing w:after="0"/>
              <w:rPr>
                <w:rFonts w:ascii="Aptos" w:eastAsia="Aptos" w:hAnsi="Aptos" w:cs="Arial"/>
                <w:sz w:val="18"/>
                <w:szCs w:val="18"/>
              </w:rPr>
            </w:pPr>
            <w:r w:rsidRPr="36A4DEFD">
              <w:rPr>
                <w:rFonts w:ascii="Aptos" w:hAnsi="Aptos"/>
                <w:sz w:val="18"/>
                <w:szCs w:val="18"/>
              </w:rPr>
              <w:t>Private Endpoint Subnet</w:t>
            </w:r>
          </w:p>
        </w:tc>
        <w:tc>
          <w:tcPr>
            <w:tcW w:w="1483" w:type="dxa"/>
            <w:tcBorders>
              <w:right w:val="single" w:sz="6" w:space="0" w:color="E6E6E6"/>
            </w:tcBorders>
            <w:shd w:val="clear" w:color="auto" w:fill="FAFAFA"/>
            <w:tcMar>
              <w:top w:w="120" w:type="dxa"/>
              <w:left w:w="180" w:type="dxa"/>
              <w:bottom w:w="105" w:type="dxa"/>
              <w:right w:w="120" w:type="dxa"/>
            </w:tcMar>
            <w:vAlign w:val="center"/>
          </w:tcPr>
          <w:p w14:paraId="2D0CF002" w14:textId="77777777" w:rsidR="00D0650A" w:rsidRPr="00FD1901" w:rsidRDefault="00D0650A" w:rsidP="008E69E7">
            <w:pPr>
              <w:spacing w:after="0"/>
              <w:rPr>
                <w:rFonts w:ascii="Aptos" w:eastAsia="Aptos" w:hAnsi="Aptos" w:cs="Arial"/>
                <w:sz w:val="18"/>
                <w:szCs w:val="18"/>
              </w:rPr>
            </w:pPr>
            <w:r w:rsidRPr="36A4DEFD">
              <w:rPr>
                <w:rStyle w:val="normaltextrun"/>
              </w:rPr>
              <w:t>Pass Azure storage</w:t>
            </w:r>
            <w:r w:rsidRPr="36A4DEFD">
              <w:rPr>
                <w:rStyle w:val="eop"/>
                <w:rFonts w:ascii="Aptos" w:hAnsi="Aptos" w:cs="Segoe UI"/>
                <w:sz w:val="18"/>
                <w:szCs w:val="18"/>
              </w:rPr>
              <w:t> </w:t>
            </w:r>
          </w:p>
        </w:tc>
        <w:tc>
          <w:tcPr>
            <w:tcW w:w="1537" w:type="dxa"/>
            <w:tcBorders>
              <w:right w:val="single" w:sz="6" w:space="0" w:color="E6E6E6"/>
            </w:tcBorders>
            <w:shd w:val="clear" w:color="auto" w:fill="FAFAFA"/>
            <w:tcMar>
              <w:top w:w="120" w:type="dxa"/>
              <w:left w:w="180" w:type="dxa"/>
              <w:bottom w:w="105" w:type="dxa"/>
              <w:right w:w="120" w:type="dxa"/>
            </w:tcMar>
            <w:vAlign w:val="center"/>
          </w:tcPr>
          <w:p w14:paraId="64604182" w14:textId="77777777"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5BBE0EB0" w14:textId="77777777" w:rsidR="00D0650A" w:rsidRPr="00FD1901" w:rsidRDefault="00D0650A"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right w:val="single" w:sz="6" w:space="0" w:color="E6E6E6"/>
            </w:tcBorders>
            <w:shd w:val="clear" w:color="auto" w:fill="FAFAFA"/>
            <w:tcMar>
              <w:top w:w="120" w:type="dxa"/>
              <w:left w:w="180" w:type="dxa"/>
              <w:bottom w:w="105" w:type="dxa"/>
              <w:right w:w="120" w:type="dxa"/>
            </w:tcMar>
            <w:vAlign w:val="center"/>
          </w:tcPr>
          <w:p w14:paraId="25465672" w14:textId="77777777"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sz w:val="18"/>
                <w:szCs w:val="18"/>
              </w:rPr>
              <w:t>Azure PaaS Backend({workload} storage account</w:t>
            </w:r>
            <w:r>
              <w:rPr>
                <w:rStyle w:val="normaltextrun"/>
                <w:rFonts w:ascii="Aptos" w:hAnsi="Aptos" w:cs="Segoe UI"/>
                <w:sz w:val="18"/>
                <w:szCs w:val="18"/>
              </w:rPr>
              <w:t>,</w:t>
            </w:r>
            <w:r>
              <w:rPr>
                <w:rStyle w:val="normaltextrun"/>
                <w:rFonts w:cs="Segoe UI"/>
                <w:sz w:val="18"/>
                <w:szCs w:val="18"/>
              </w:rPr>
              <w:t>ADFS and UI service</w:t>
            </w:r>
            <w:r w:rsidRPr="36A4DEFD">
              <w:rPr>
                <w:rStyle w:val="normaltextrun"/>
                <w:rFonts w:ascii="Aptos" w:hAnsi="Aptos" w:cs="Segoe UI"/>
                <w:sz w:val="18"/>
                <w:szCs w:val="18"/>
              </w:rPr>
              <w:t>)</w:t>
            </w:r>
            <w:r w:rsidRPr="36A4DEFD">
              <w:rPr>
                <w:rStyle w:val="eop"/>
                <w:rFonts w:ascii="Aptos" w:hAnsi="Aptos" w:cs="Segoe UI"/>
                <w:sz w:val="18"/>
                <w:szCs w:val="18"/>
              </w:rPr>
              <w:t> </w:t>
            </w:r>
          </w:p>
        </w:tc>
      </w:tr>
      <w:tr w:rsidR="00D0650A" w:rsidRPr="00FD1901" w14:paraId="2AD43A27"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41E2EB64" w14:textId="77777777" w:rsidR="00D0650A" w:rsidRPr="36A4DEFD" w:rsidRDefault="00D0650A"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96D2489"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B1F6101"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DD936E8"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411C506D"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6464008" w14:textId="77777777" w:rsidR="00D0650A" w:rsidRPr="36A4DEFD" w:rsidRDefault="00D0650A"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0137C54"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6955B17"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14436482" w14:textId="5F8FA78E" w:rsidR="00D0650A" w:rsidRPr="00276B41" w:rsidRDefault="00D0650A" w:rsidP="00D0650A">
      <w:pPr>
        <w:rPr>
          <w:rFonts w:ascii="Aptos" w:eastAsia="Times New Roman" w:hAnsi="Aptos" w:cs="Aptos"/>
          <w:sz w:val="18"/>
          <w:szCs w:val="18"/>
        </w:rPr>
      </w:pPr>
      <w:r>
        <w:rPr>
          <w:rFonts w:ascii="Aptos" w:eastAsia="Aptos" w:hAnsi="Aptos" w:cs="Arial"/>
          <w:b/>
          <w:bCs/>
        </w:rPr>
        <w:t>dpx-dat</w:t>
      </w:r>
      <w:r w:rsidRPr="36A4DEFD">
        <w:rPr>
          <w:rFonts w:ascii="Aptos" w:eastAsia="Aptos" w:hAnsi="Aptos" w:cs="Arial"/>
          <w:b/>
          <w:bCs/>
        </w:rPr>
        <w:t>-</w:t>
      </w:r>
      <w:r>
        <w:rPr>
          <w:rFonts w:ascii="Aptos" w:eastAsia="Aptos" w:hAnsi="Aptos" w:cs="Arial"/>
          <w:b/>
          <w:bCs/>
        </w:rPr>
        <w:t>tpe-dev</w:t>
      </w:r>
      <w:r w:rsidRPr="36A4DEFD">
        <w:rPr>
          <w:rFonts w:ascii="Aptos" w:eastAsia="Aptos" w:hAnsi="Aptos" w:cs="Arial"/>
          <w:b/>
          <w:bCs/>
        </w:rPr>
        <w:t>-int-gwc-snet-001</w:t>
      </w:r>
      <w:r w:rsidRPr="36A4DEFD">
        <w:rPr>
          <w:rFonts w:ascii="Aptos" w:hAnsi="Aptos"/>
          <w:sz w:val="20"/>
          <w:szCs w:val="20"/>
        </w:rPr>
        <w:t> </w:t>
      </w:r>
      <w:r w:rsidRPr="36A4DEFD">
        <w:rPr>
          <w:rFonts w:ascii="Aptos" w:eastAsia="Aptos" w:hAnsi="Aptos" w:cs="Arial"/>
          <w:b/>
          <w:bCs/>
        </w:rPr>
        <w:t xml:space="preserve">NSG Rules </w:t>
      </w:r>
    </w:p>
    <w:p w14:paraId="787380E7" w14:textId="72CB7F9F" w:rsidR="00D0650A" w:rsidRPr="002319F8" w:rsidRDefault="00D0650A" w:rsidP="00D0650A">
      <w:pPr>
        <w:spacing w:after="0"/>
        <w:rPr>
          <w:rFonts w:ascii="Aptos" w:hAnsi="Aptos"/>
          <w:b/>
          <w:bCs/>
        </w:rPr>
      </w:pPr>
      <w:r w:rsidRPr="36A4DEFD">
        <w:rPr>
          <w:rFonts w:ascii="Aptos" w:eastAsia="Aptos" w:hAnsi="Aptos" w:cs="Arial"/>
          <w:b/>
          <w:bCs/>
        </w:rPr>
        <w:t xml:space="preserve">Inbound Rules – </w:t>
      </w:r>
      <w:r w:rsidR="00610726">
        <w:rPr>
          <w:rFonts w:ascii="Aptos" w:eastAsia="Aptos" w:hAnsi="Aptos" w:cs="Arial"/>
          <w:b/>
          <w:bCs/>
        </w:rPr>
        <w:t xml:space="preserve">trusted private endpoint </w:t>
      </w:r>
      <w:r>
        <w:rPr>
          <w:rFonts w:ascii="Aptos" w:eastAsia="Aptos" w:hAnsi="Aptos" w:cs="Arial"/>
          <w:b/>
          <w:bCs/>
        </w:rPr>
        <w:t>subnet</w:t>
      </w:r>
      <w:r w:rsidRPr="36A4DEFD">
        <w:rPr>
          <w:rFonts w:ascii="Aptos" w:hAnsi="Aptos"/>
          <w:b/>
          <w:bCs/>
        </w:rPr>
        <w:t> </w:t>
      </w:r>
      <w:r>
        <w:rPr>
          <w:rFonts w:ascii="Aptos" w:hAnsi="Aptos"/>
          <w:b/>
          <w:bCs/>
        </w:rPr>
        <w:t>(Allow communication within vnet)</w:t>
      </w:r>
    </w:p>
    <w:tbl>
      <w:tblPr>
        <w:tblW w:w="10349" w:type="dxa"/>
        <w:tblCellSpacing w:w="15" w:type="dxa"/>
        <w:tblInd w:w="-292" w:type="dxa"/>
        <w:shd w:val="clear" w:color="auto" w:fill="FAFAFA"/>
        <w:tblCellMar>
          <w:top w:w="15" w:type="dxa"/>
          <w:left w:w="15" w:type="dxa"/>
          <w:bottom w:w="15" w:type="dxa"/>
          <w:right w:w="15" w:type="dxa"/>
        </w:tblCellMar>
        <w:tblLook w:val="04A0" w:firstRow="1" w:lastRow="0" w:firstColumn="1" w:lastColumn="0" w:noHBand="0" w:noVBand="1"/>
      </w:tblPr>
      <w:tblGrid>
        <w:gridCol w:w="971"/>
        <w:gridCol w:w="1735"/>
        <w:gridCol w:w="1150"/>
        <w:gridCol w:w="1017"/>
        <w:gridCol w:w="1430"/>
        <w:gridCol w:w="755"/>
        <w:gridCol w:w="962"/>
        <w:gridCol w:w="2329"/>
      </w:tblGrid>
      <w:tr w:rsidR="00D0650A" w:rsidRPr="00E7231D" w14:paraId="358F4510" w14:textId="77777777" w:rsidTr="008E69E7">
        <w:trPr>
          <w:tblHeader/>
          <w:tblCellSpacing w:w="15" w:type="dxa"/>
        </w:trPr>
        <w:tc>
          <w:tcPr>
            <w:tcW w:w="925"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225082C"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Priority</w:t>
            </w:r>
          </w:p>
        </w:tc>
        <w:tc>
          <w:tcPr>
            <w:tcW w:w="170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1B722F9"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9C5A3FE"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E312994"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F14F897"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Destination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291B349"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A97F03C"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Action</w:t>
            </w:r>
          </w:p>
        </w:tc>
        <w:tc>
          <w:tcPr>
            <w:tcW w:w="2284"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1E7D2D1" w14:textId="77777777" w:rsidR="00D0650A" w:rsidRPr="00E7231D" w:rsidRDefault="00D0650A" w:rsidP="008E69E7">
            <w:pPr>
              <w:spacing w:after="0"/>
              <w:rPr>
                <w:rFonts w:ascii="Aptos" w:hAnsi="Aptos"/>
                <w:b/>
                <w:bCs/>
                <w:color w:val="FFFFFF" w:themeColor="background1"/>
                <w:sz w:val="18"/>
                <w:szCs w:val="18"/>
              </w:rPr>
            </w:pPr>
            <w:r w:rsidRPr="36A4DEFD">
              <w:rPr>
                <w:rFonts w:ascii="Aptos" w:hAnsi="Aptos"/>
                <w:b/>
                <w:bCs/>
                <w:color w:val="FFFFFF" w:themeColor="background1"/>
                <w:sz w:val="18"/>
                <w:szCs w:val="18"/>
              </w:rPr>
              <w:t>Purpose</w:t>
            </w:r>
          </w:p>
        </w:tc>
      </w:tr>
      <w:tr w:rsidR="00D0650A" w:rsidRPr="00043F6D" w14:paraId="49A0AAA9" w14:textId="77777777" w:rsidTr="008E69E7">
        <w:trPr>
          <w:tblCellSpacing w:w="15" w:type="dxa"/>
        </w:trPr>
        <w:tc>
          <w:tcPr>
            <w:tcW w:w="925"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545945F0" w14:textId="77777777" w:rsidR="00D0650A" w:rsidRPr="00043F6D" w:rsidRDefault="00D0650A" w:rsidP="008E69E7">
            <w:pPr>
              <w:spacing w:after="0"/>
              <w:rPr>
                <w:rFonts w:ascii="Aptos" w:hAnsi="Aptos"/>
                <w:sz w:val="18"/>
                <w:szCs w:val="18"/>
              </w:rPr>
            </w:pPr>
            <w:r w:rsidRPr="36A4DEFD">
              <w:rPr>
                <w:rFonts w:ascii="Aptos" w:hAnsi="Aptos"/>
                <w:sz w:val="18"/>
                <w:szCs w:val="18"/>
              </w:rPr>
              <w:t>4096</w:t>
            </w:r>
          </w:p>
        </w:tc>
        <w:tc>
          <w:tcPr>
            <w:tcW w:w="1705" w:type="dxa"/>
            <w:tcBorders>
              <w:bottom w:val="single" w:sz="6" w:space="0" w:color="E6E6E6"/>
              <w:right w:val="single" w:sz="6" w:space="0" w:color="E6E6E6"/>
            </w:tcBorders>
            <w:shd w:val="clear" w:color="auto" w:fill="FAFAFA"/>
            <w:tcMar>
              <w:top w:w="120" w:type="dxa"/>
              <w:left w:w="180" w:type="dxa"/>
              <w:bottom w:w="105" w:type="dxa"/>
              <w:right w:w="120" w:type="dxa"/>
            </w:tcMar>
          </w:tcPr>
          <w:p w14:paraId="7FDCF1D5" w14:textId="77777777" w:rsidR="00D0650A" w:rsidRPr="00043F6D" w:rsidRDefault="00D0650A" w:rsidP="008E69E7">
            <w:pPr>
              <w:spacing w:after="0"/>
              <w:rPr>
                <w:rFonts w:ascii="Aptos" w:hAnsi="Aptos"/>
                <w:sz w:val="18"/>
                <w:szCs w:val="18"/>
              </w:rPr>
            </w:pPr>
            <w:r w:rsidRPr="36A4DEFD">
              <w:rPr>
                <w:rFonts w:ascii="Aptos" w:hAnsi="Aptos"/>
                <w:sz w:val="18"/>
                <w:szCs w:val="18"/>
              </w:rPr>
              <w:t>Deny-All-Inbound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A367CED"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763765F"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DC11864"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3D1942A" w14:textId="77777777" w:rsidR="00D0650A" w:rsidRPr="00043F6D" w:rsidRDefault="00D0650A" w:rsidP="008E69E7">
            <w:pPr>
              <w:spacing w:after="0"/>
              <w:rPr>
                <w:rFonts w:ascii="Aptos" w:hAnsi="Aptos"/>
                <w:sz w:val="18"/>
                <w:szCs w:val="18"/>
              </w:rPr>
            </w:pPr>
            <w:r w:rsidRPr="36A4DEFD">
              <w:rPr>
                <w:rFonts w:ascii="Aptos" w:hAnsi="Aptos"/>
                <w:sz w:val="18"/>
                <w:szCs w:val="18"/>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A2DCEF3" w14:textId="77777777" w:rsidR="00D0650A" w:rsidRPr="00043F6D" w:rsidRDefault="00D0650A" w:rsidP="008E69E7">
            <w:pPr>
              <w:spacing w:after="0"/>
              <w:rPr>
                <w:rFonts w:ascii="Aptos" w:hAnsi="Aptos"/>
                <w:sz w:val="18"/>
                <w:szCs w:val="18"/>
              </w:rPr>
            </w:pPr>
            <w:r w:rsidRPr="36A4DEFD">
              <w:rPr>
                <w:rFonts w:ascii="Aptos" w:hAnsi="Aptos"/>
                <w:sz w:val="18"/>
                <w:szCs w:val="18"/>
              </w:rPr>
              <w:t>Deny</w:t>
            </w:r>
          </w:p>
        </w:tc>
        <w:tc>
          <w:tcPr>
            <w:tcW w:w="2284" w:type="dxa"/>
            <w:tcBorders>
              <w:bottom w:val="single" w:sz="6" w:space="0" w:color="E6E6E6"/>
              <w:right w:val="single" w:sz="6" w:space="0" w:color="E6E6E6"/>
            </w:tcBorders>
            <w:shd w:val="clear" w:color="auto" w:fill="FAFAFA"/>
            <w:tcMar>
              <w:top w:w="120" w:type="dxa"/>
              <w:left w:w="180" w:type="dxa"/>
              <w:bottom w:w="105" w:type="dxa"/>
              <w:right w:w="120" w:type="dxa"/>
            </w:tcMar>
          </w:tcPr>
          <w:p w14:paraId="1A6902E4" w14:textId="77777777" w:rsidR="00D0650A" w:rsidRPr="00043F6D" w:rsidRDefault="00D0650A" w:rsidP="008E69E7">
            <w:pPr>
              <w:spacing w:after="0"/>
              <w:rPr>
                <w:rFonts w:ascii="Aptos" w:hAnsi="Aptos"/>
                <w:sz w:val="18"/>
                <w:szCs w:val="18"/>
              </w:rPr>
            </w:pPr>
            <w:r w:rsidRPr="36A4DEFD">
              <w:rPr>
                <w:rFonts w:ascii="Aptos" w:hAnsi="Aptos"/>
                <w:sz w:val="18"/>
                <w:szCs w:val="18"/>
              </w:rPr>
              <w:t>Default deny</w:t>
            </w:r>
          </w:p>
        </w:tc>
      </w:tr>
    </w:tbl>
    <w:p w14:paraId="33BFFA53" w14:textId="77777777" w:rsidR="00D0650A" w:rsidRDefault="00D0650A" w:rsidP="00D0650A">
      <w:pPr>
        <w:spacing w:after="0"/>
        <w:rPr>
          <w:rFonts w:ascii="Aptos" w:eastAsia="Aptos" w:hAnsi="Aptos" w:cs="Arial"/>
          <w:b/>
          <w:bCs/>
        </w:rPr>
      </w:pPr>
    </w:p>
    <w:p w14:paraId="66F30F54" w14:textId="03EBDAF2" w:rsidR="00D0650A" w:rsidRPr="002319F8" w:rsidRDefault="00D0650A" w:rsidP="00D0650A">
      <w:pPr>
        <w:spacing w:after="0"/>
        <w:rPr>
          <w:rFonts w:ascii="Aptos" w:eastAsia="Aptos" w:hAnsi="Aptos" w:cs="Arial"/>
          <w:b/>
          <w:bCs/>
        </w:rPr>
      </w:pPr>
      <w:r w:rsidRPr="36A4DEFD">
        <w:rPr>
          <w:rFonts w:ascii="Aptos" w:eastAsia="Aptos" w:hAnsi="Aptos" w:cs="Arial"/>
          <w:b/>
          <w:bCs/>
        </w:rPr>
        <w:t xml:space="preserve">Outbound Rules - </w:t>
      </w:r>
      <w:r w:rsidR="00610726">
        <w:rPr>
          <w:rFonts w:ascii="Aptos" w:eastAsia="Aptos" w:hAnsi="Aptos" w:cs="Arial"/>
          <w:b/>
          <w:bCs/>
        </w:rPr>
        <w:t>Trusted private endpoint</w:t>
      </w:r>
      <w:r>
        <w:rPr>
          <w:rFonts w:ascii="Aptos" w:eastAsia="Aptos" w:hAnsi="Aptos" w:cs="Arial"/>
          <w:b/>
          <w:bCs/>
        </w:rPr>
        <w:t xml:space="preserve"> subnet</w:t>
      </w:r>
      <w:r w:rsidRPr="36A4DEFD" w:rsidDel="00907BBC">
        <w:rPr>
          <w:rFonts w:ascii="Aptos" w:hAnsi="Aptos"/>
          <w:b/>
          <w:bCs/>
        </w:rPr>
        <w:t xml:space="preserve"> </w:t>
      </w:r>
      <w:r>
        <w:rPr>
          <w:rFonts w:ascii="Aptos" w:hAnsi="Aptos"/>
          <w:b/>
          <w:bCs/>
        </w:rPr>
        <w:t>(Allow communication within vnet))</w:t>
      </w:r>
    </w:p>
    <w:tbl>
      <w:tblPr>
        <w:tblW w:w="11666" w:type="dxa"/>
        <w:tblCellSpacing w:w="15" w:type="dxa"/>
        <w:tblInd w:w="-512" w:type="dxa"/>
        <w:shd w:val="clear" w:color="auto" w:fill="FAFAFA"/>
        <w:tblCellMar>
          <w:top w:w="15" w:type="dxa"/>
          <w:left w:w="15" w:type="dxa"/>
          <w:bottom w:w="15" w:type="dxa"/>
          <w:right w:w="15" w:type="dxa"/>
        </w:tblCellMar>
        <w:tblLook w:val="04A0" w:firstRow="1" w:lastRow="0" w:firstColumn="1" w:lastColumn="0" w:noHBand="0" w:noVBand="1"/>
      </w:tblPr>
      <w:tblGrid>
        <w:gridCol w:w="1122"/>
        <w:gridCol w:w="1572"/>
        <w:gridCol w:w="1202"/>
        <w:gridCol w:w="1478"/>
        <w:gridCol w:w="1513"/>
        <w:gridCol w:w="1567"/>
        <w:gridCol w:w="1292"/>
        <w:gridCol w:w="1920"/>
      </w:tblGrid>
      <w:tr w:rsidR="00D0650A" w:rsidRPr="007668F1" w14:paraId="51576D65" w14:textId="77777777" w:rsidTr="008E69E7">
        <w:trPr>
          <w:tblHeader/>
          <w:tblCellSpacing w:w="15" w:type="dxa"/>
        </w:trPr>
        <w:tc>
          <w:tcPr>
            <w:tcW w:w="1077" w:type="dxa"/>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59FE6CE"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Priority</w:t>
            </w:r>
          </w:p>
        </w:tc>
        <w:tc>
          <w:tcPr>
            <w:tcW w:w="1542"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326625C8"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Name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3C4454C"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Protocol</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BA32DB4"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Source</w:t>
            </w:r>
          </w:p>
        </w:tc>
        <w:tc>
          <w:tcPr>
            <w:tcW w:w="1483"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6E1D3BF6"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Destination</w:t>
            </w:r>
          </w:p>
        </w:tc>
        <w:tc>
          <w:tcPr>
            <w:tcW w:w="1537"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2924A05"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Port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12E932E"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Action</w:t>
            </w:r>
          </w:p>
        </w:tc>
        <w:tc>
          <w:tcPr>
            <w:tcW w:w="1875" w:type="dxa"/>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2D1452C" w14:textId="77777777" w:rsidR="00D0650A" w:rsidRPr="007668F1" w:rsidRDefault="00D0650A" w:rsidP="008E69E7">
            <w:pPr>
              <w:spacing w:after="0"/>
              <w:rPr>
                <w:rFonts w:ascii="Aptos" w:eastAsia="Aptos" w:hAnsi="Aptos" w:cs="Arial"/>
                <w:b/>
                <w:bCs/>
                <w:color w:val="FFFFFF" w:themeColor="background1"/>
              </w:rPr>
            </w:pPr>
            <w:r w:rsidRPr="36A4DEFD">
              <w:rPr>
                <w:rFonts w:ascii="Aptos" w:eastAsia="Aptos" w:hAnsi="Aptos" w:cs="Arial"/>
                <w:b/>
                <w:bCs/>
                <w:color w:val="FFFFFF" w:themeColor="background1"/>
              </w:rPr>
              <w:t>Purpose</w:t>
            </w:r>
          </w:p>
        </w:tc>
      </w:tr>
      <w:tr w:rsidR="00D0650A" w:rsidRPr="00FD1901" w14:paraId="04490DBD" w14:textId="77777777" w:rsidTr="008E69E7">
        <w:trPr>
          <w:tblCellSpacing w:w="15" w:type="dxa"/>
        </w:trPr>
        <w:tc>
          <w:tcPr>
            <w:tcW w:w="1077" w:type="dxa"/>
            <w:tcBorders>
              <w:left w:val="single" w:sz="6" w:space="0" w:color="E6E6E6"/>
              <w:right w:val="single" w:sz="6" w:space="0" w:color="E6E6E6"/>
            </w:tcBorders>
            <w:shd w:val="clear" w:color="auto" w:fill="FAFAFA"/>
            <w:tcMar>
              <w:top w:w="120" w:type="dxa"/>
              <w:left w:w="180" w:type="dxa"/>
              <w:bottom w:w="105" w:type="dxa"/>
              <w:right w:w="120" w:type="dxa"/>
            </w:tcMar>
            <w:vAlign w:val="center"/>
          </w:tcPr>
          <w:p w14:paraId="220C8F50" w14:textId="77777777"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1542" w:type="dxa"/>
            <w:tcBorders>
              <w:right w:val="single" w:sz="6" w:space="0" w:color="E6E6E6"/>
            </w:tcBorders>
            <w:shd w:val="clear" w:color="auto" w:fill="FAFAFA"/>
            <w:tcMar>
              <w:top w:w="120" w:type="dxa"/>
              <w:left w:w="180" w:type="dxa"/>
              <w:bottom w:w="105" w:type="dxa"/>
              <w:right w:w="120" w:type="dxa"/>
            </w:tcMar>
            <w:vAlign w:val="center"/>
          </w:tcPr>
          <w:p w14:paraId="56E2BED0" w14:textId="77777777" w:rsidR="00D0650A" w:rsidRPr="00FD1901" w:rsidRDefault="00D0650A" w:rsidP="008E69E7">
            <w:pPr>
              <w:spacing w:after="0"/>
              <w:rPr>
                <w:rFonts w:ascii="Aptos" w:eastAsia="Aptos" w:hAnsi="Aptos" w:cs="Arial"/>
                <w:sz w:val="18"/>
                <w:szCs w:val="18"/>
              </w:rPr>
            </w:pPr>
            <w:r w:rsidRPr="36A4DEFD">
              <w:rPr>
                <w:rStyle w:val="normaltextrun"/>
              </w:rPr>
              <w:t>Allow-</w:t>
            </w:r>
            <w:r>
              <w:rPr>
                <w:rStyle w:val="normaltextrun"/>
              </w:rPr>
              <w:t>Internet</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53BF07BB" w14:textId="77777777" w:rsidR="00D0650A" w:rsidRPr="00FD1901" w:rsidRDefault="00D0650A" w:rsidP="008E69E7">
            <w:pPr>
              <w:spacing w:after="0"/>
              <w:rPr>
                <w:rFonts w:ascii="Aptos" w:eastAsia="Aptos" w:hAnsi="Aptos" w:cs="Arial"/>
                <w:sz w:val="18"/>
                <w:szCs w:val="18"/>
              </w:rPr>
            </w:pPr>
            <w:r>
              <w:rPr>
                <w:rStyle w:val="eop"/>
                <w:rFonts w:ascii="Aptos" w:hAnsi="Aptos" w:cs="Segoe UI"/>
                <w:sz w:val="18"/>
                <w:szCs w:val="18"/>
              </w:rPr>
              <w:t>https</w:t>
            </w:r>
            <w:r w:rsidRPr="36A4DEFD">
              <w:rPr>
                <w:rStyle w:val="eop"/>
                <w:rFonts w:ascii="Aptos" w:hAnsi="Aptos" w:cs="Segoe UI"/>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6298666D" w14:textId="77777777" w:rsidR="00D0650A" w:rsidRPr="00FD1901" w:rsidRDefault="00D0650A" w:rsidP="008E69E7">
            <w:pPr>
              <w:spacing w:after="0"/>
              <w:rPr>
                <w:rFonts w:ascii="Aptos" w:eastAsia="Aptos" w:hAnsi="Aptos" w:cs="Arial"/>
                <w:sz w:val="18"/>
                <w:szCs w:val="18"/>
              </w:rPr>
            </w:pPr>
            <w:r w:rsidRPr="36A4DEFD">
              <w:rPr>
                <w:rFonts w:ascii="Aptos" w:hAnsi="Aptos"/>
                <w:sz w:val="18"/>
                <w:szCs w:val="18"/>
              </w:rPr>
              <w:t>Private Endpoint Subnet</w:t>
            </w:r>
          </w:p>
        </w:tc>
        <w:tc>
          <w:tcPr>
            <w:tcW w:w="1483" w:type="dxa"/>
            <w:tcBorders>
              <w:right w:val="single" w:sz="6" w:space="0" w:color="E6E6E6"/>
            </w:tcBorders>
            <w:shd w:val="clear" w:color="auto" w:fill="FAFAFA"/>
            <w:tcMar>
              <w:top w:w="120" w:type="dxa"/>
              <w:left w:w="180" w:type="dxa"/>
              <w:bottom w:w="105" w:type="dxa"/>
              <w:right w:w="120" w:type="dxa"/>
            </w:tcMar>
            <w:vAlign w:val="center"/>
          </w:tcPr>
          <w:p w14:paraId="0B9E471B" w14:textId="77777777" w:rsidR="00D0650A" w:rsidRPr="00FD1901" w:rsidRDefault="00D0650A" w:rsidP="008E69E7">
            <w:pPr>
              <w:spacing w:after="0"/>
              <w:rPr>
                <w:rFonts w:ascii="Aptos" w:eastAsia="Aptos" w:hAnsi="Aptos" w:cs="Arial"/>
                <w:sz w:val="18"/>
                <w:szCs w:val="18"/>
              </w:rPr>
            </w:pPr>
            <w:r w:rsidRPr="36A4DEFD">
              <w:rPr>
                <w:rStyle w:val="normaltextrun"/>
              </w:rPr>
              <w:t>Pass Azure storage</w:t>
            </w:r>
            <w:r w:rsidRPr="36A4DEFD">
              <w:rPr>
                <w:rStyle w:val="eop"/>
                <w:rFonts w:ascii="Aptos" w:hAnsi="Aptos" w:cs="Segoe UI"/>
                <w:sz w:val="18"/>
                <w:szCs w:val="18"/>
              </w:rPr>
              <w:t> </w:t>
            </w:r>
          </w:p>
        </w:tc>
        <w:tc>
          <w:tcPr>
            <w:tcW w:w="1537" w:type="dxa"/>
            <w:tcBorders>
              <w:right w:val="single" w:sz="6" w:space="0" w:color="E6E6E6"/>
            </w:tcBorders>
            <w:shd w:val="clear" w:color="auto" w:fill="FAFAFA"/>
            <w:tcMar>
              <w:top w:w="120" w:type="dxa"/>
              <w:left w:w="180" w:type="dxa"/>
              <w:bottom w:w="105" w:type="dxa"/>
              <w:right w:w="120" w:type="dxa"/>
            </w:tcMar>
            <w:vAlign w:val="center"/>
          </w:tcPr>
          <w:p w14:paraId="521A92AD" w14:textId="77777777"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b/>
                <w:bCs/>
                <w:sz w:val="18"/>
                <w:szCs w:val="18"/>
              </w:rPr>
              <w:t>100</w:t>
            </w:r>
            <w:r w:rsidRPr="36A4DEFD">
              <w:rPr>
                <w:rStyle w:val="eop"/>
                <w:rFonts w:ascii="Aptos" w:hAnsi="Aptos" w:cs="Segoe UI"/>
                <w:b/>
                <w:bCs/>
                <w:sz w:val="18"/>
                <w:szCs w:val="18"/>
              </w:rPr>
              <w:t> </w:t>
            </w:r>
          </w:p>
        </w:tc>
        <w:tc>
          <w:tcPr>
            <w:tcW w:w="0" w:type="auto"/>
            <w:tcBorders>
              <w:right w:val="single" w:sz="6" w:space="0" w:color="E6E6E6"/>
            </w:tcBorders>
            <w:shd w:val="clear" w:color="auto" w:fill="FAFAFA"/>
            <w:tcMar>
              <w:top w:w="120" w:type="dxa"/>
              <w:left w:w="180" w:type="dxa"/>
              <w:bottom w:w="105" w:type="dxa"/>
              <w:right w:w="120" w:type="dxa"/>
            </w:tcMar>
            <w:vAlign w:val="center"/>
          </w:tcPr>
          <w:p w14:paraId="6079D5B5" w14:textId="77777777" w:rsidR="00D0650A" w:rsidRPr="00FD1901" w:rsidRDefault="00D0650A" w:rsidP="008E69E7">
            <w:pPr>
              <w:spacing w:after="0"/>
              <w:rPr>
                <w:rFonts w:ascii="Aptos" w:eastAsia="Aptos" w:hAnsi="Aptos" w:cs="Arial"/>
                <w:sz w:val="18"/>
                <w:szCs w:val="18"/>
              </w:rPr>
            </w:pPr>
            <w:r w:rsidRPr="36A4DEFD">
              <w:rPr>
                <w:rStyle w:val="normaltextrun"/>
              </w:rPr>
              <w:t>Allow</w:t>
            </w:r>
            <w:r w:rsidRPr="36A4DEFD">
              <w:rPr>
                <w:rStyle w:val="eop"/>
                <w:rFonts w:ascii="Aptos" w:hAnsi="Aptos" w:cs="Segoe UI"/>
                <w:sz w:val="18"/>
                <w:szCs w:val="18"/>
              </w:rPr>
              <w:t> </w:t>
            </w:r>
          </w:p>
        </w:tc>
        <w:tc>
          <w:tcPr>
            <w:tcW w:w="1875" w:type="dxa"/>
            <w:tcBorders>
              <w:right w:val="single" w:sz="6" w:space="0" w:color="E6E6E6"/>
            </w:tcBorders>
            <w:shd w:val="clear" w:color="auto" w:fill="FAFAFA"/>
            <w:tcMar>
              <w:top w:w="120" w:type="dxa"/>
              <w:left w:w="180" w:type="dxa"/>
              <w:bottom w:w="105" w:type="dxa"/>
              <w:right w:w="120" w:type="dxa"/>
            </w:tcMar>
            <w:vAlign w:val="center"/>
          </w:tcPr>
          <w:p w14:paraId="3D0858F2" w14:textId="5E3A5AA6" w:rsidR="00D0650A" w:rsidRPr="00FD1901" w:rsidRDefault="00D0650A" w:rsidP="008E69E7">
            <w:pPr>
              <w:spacing w:after="0"/>
              <w:rPr>
                <w:rFonts w:ascii="Aptos" w:eastAsia="Aptos" w:hAnsi="Aptos" w:cs="Arial"/>
                <w:sz w:val="18"/>
                <w:szCs w:val="18"/>
              </w:rPr>
            </w:pPr>
            <w:r w:rsidRPr="36A4DEFD">
              <w:rPr>
                <w:rStyle w:val="normaltextrun"/>
                <w:rFonts w:ascii="Aptos" w:hAnsi="Aptos" w:cs="Segoe UI"/>
                <w:sz w:val="18"/>
                <w:szCs w:val="18"/>
              </w:rPr>
              <w:t xml:space="preserve">Azure PaaS Backend({workload} storage </w:t>
            </w:r>
            <w:r w:rsidRPr="36A4DEFD">
              <w:rPr>
                <w:rStyle w:val="normaltextrun"/>
                <w:rFonts w:ascii="Aptos" w:hAnsi="Aptos" w:cs="Segoe UI"/>
                <w:sz w:val="18"/>
                <w:szCs w:val="18"/>
              </w:rPr>
              <w:lastRenderedPageBreak/>
              <w:t>account</w:t>
            </w:r>
            <w:r>
              <w:rPr>
                <w:rStyle w:val="normaltextrun"/>
                <w:rFonts w:ascii="Aptos" w:hAnsi="Aptos" w:cs="Segoe UI"/>
                <w:sz w:val="18"/>
                <w:szCs w:val="18"/>
              </w:rPr>
              <w:t>,</w:t>
            </w:r>
            <w:r>
              <w:rPr>
                <w:rStyle w:val="normaltextrun"/>
                <w:rFonts w:cs="Segoe UI"/>
                <w:sz w:val="18"/>
                <w:szCs w:val="18"/>
              </w:rPr>
              <w:t>ADFS and  key vaults</w:t>
            </w:r>
            <w:r w:rsidRPr="36A4DEFD">
              <w:rPr>
                <w:rStyle w:val="normaltextrun"/>
                <w:rFonts w:ascii="Aptos" w:hAnsi="Aptos" w:cs="Segoe UI"/>
                <w:sz w:val="18"/>
                <w:szCs w:val="18"/>
              </w:rPr>
              <w:t>)</w:t>
            </w:r>
            <w:r w:rsidRPr="36A4DEFD">
              <w:rPr>
                <w:rStyle w:val="eop"/>
                <w:rFonts w:ascii="Aptos" w:hAnsi="Aptos" w:cs="Segoe UI"/>
                <w:sz w:val="18"/>
                <w:szCs w:val="18"/>
              </w:rPr>
              <w:t> </w:t>
            </w:r>
          </w:p>
        </w:tc>
      </w:tr>
      <w:tr w:rsidR="00D0650A" w:rsidRPr="00FD1901" w14:paraId="1528AB7E" w14:textId="77777777" w:rsidTr="008E69E7">
        <w:trPr>
          <w:tblCellSpacing w:w="15" w:type="dxa"/>
        </w:trPr>
        <w:tc>
          <w:tcPr>
            <w:tcW w:w="1077"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vAlign w:val="center"/>
          </w:tcPr>
          <w:p w14:paraId="01A0CCA1" w14:textId="77777777" w:rsidR="00D0650A" w:rsidRPr="36A4DEFD" w:rsidRDefault="00D0650A"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lastRenderedPageBreak/>
              <w:t>4096</w:t>
            </w:r>
            <w:r w:rsidRPr="36A4DEFD">
              <w:rPr>
                <w:rStyle w:val="eop"/>
                <w:rFonts w:ascii="Aptos" w:hAnsi="Aptos" w:cs="Segoe UI"/>
                <w:b/>
                <w:bCs/>
                <w:sz w:val="18"/>
                <w:szCs w:val="18"/>
              </w:rPr>
              <w:t> </w:t>
            </w:r>
          </w:p>
        </w:tc>
        <w:tc>
          <w:tcPr>
            <w:tcW w:w="1542"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0D6DC1C"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Deny-All-o</w:t>
            </w:r>
            <w:r w:rsidRPr="36A4DEFD">
              <w:rPr>
                <w:rStyle w:val="normaltextrun"/>
                <w:rFonts w:cs="Segoe UI"/>
                <w:sz w:val="18"/>
                <w:szCs w:val="18"/>
              </w:rPr>
              <w:t>utbound</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1DC6EAAD"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7325BF48"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c>
          <w:tcPr>
            <w:tcW w:w="1483"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0A2819D8"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w:t>
            </w:r>
            <w:r w:rsidRPr="36A4DEFD">
              <w:rPr>
                <w:rStyle w:val="eop"/>
                <w:rFonts w:ascii="Aptos" w:hAnsi="Aptos" w:cs="Segoe UI"/>
                <w:sz w:val="18"/>
                <w:szCs w:val="18"/>
              </w:rPr>
              <w:t> </w:t>
            </w:r>
            <w:r>
              <w:rPr>
                <w:rStyle w:val="eop"/>
                <w:rFonts w:ascii="Aptos" w:hAnsi="Aptos" w:cs="Segoe UI"/>
                <w:sz w:val="18"/>
                <w:szCs w:val="18"/>
              </w:rPr>
              <w:t xml:space="preserve"> </w:t>
            </w:r>
          </w:p>
        </w:tc>
        <w:tc>
          <w:tcPr>
            <w:tcW w:w="1537"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3F7425E5" w14:textId="77777777" w:rsidR="00D0650A" w:rsidRPr="36A4DEFD" w:rsidRDefault="00D0650A" w:rsidP="008E69E7">
            <w:pPr>
              <w:spacing w:after="0"/>
              <w:rPr>
                <w:rStyle w:val="normaltextrun"/>
                <w:rFonts w:ascii="Aptos" w:hAnsi="Aptos" w:cs="Segoe UI"/>
                <w:b/>
                <w:bCs/>
                <w:sz w:val="18"/>
                <w:szCs w:val="18"/>
              </w:rPr>
            </w:pPr>
            <w:r w:rsidRPr="36A4DEFD">
              <w:rPr>
                <w:rStyle w:val="normaltextrun"/>
                <w:rFonts w:ascii="Aptos" w:hAnsi="Aptos" w:cs="Segoe UI"/>
                <w:b/>
                <w:bCs/>
                <w:sz w:val="18"/>
                <w:szCs w:val="18"/>
              </w:rPr>
              <w:t>4096</w:t>
            </w:r>
            <w:r w:rsidRPr="36A4DEFD">
              <w:rPr>
                <w:rStyle w:val="eop"/>
                <w:rFonts w:ascii="Aptos" w:hAnsi="Aptos" w:cs="Segoe UI"/>
                <w:b/>
                <w:bCs/>
                <w:sz w:val="18"/>
                <w:szCs w:val="18"/>
              </w:rPr>
              <w:t>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65DEA565"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Deny-All-Inbound</w:t>
            </w:r>
            <w:r w:rsidRPr="36A4DEFD">
              <w:rPr>
                <w:rStyle w:val="eop"/>
                <w:rFonts w:ascii="Aptos" w:hAnsi="Aptos" w:cs="Segoe UI"/>
                <w:sz w:val="18"/>
                <w:szCs w:val="18"/>
              </w:rPr>
              <w:t> </w:t>
            </w:r>
          </w:p>
        </w:tc>
        <w:tc>
          <w:tcPr>
            <w:tcW w:w="1875" w:type="dxa"/>
            <w:tcBorders>
              <w:bottom w:val="single" w:sz="6" w:space="0" w:color="E6E6E6"/>
              <w:right w:val="single" w:sz="6" w:space="0" w:color="E6E6E6"/>
            </w:tcBorders>
            <w:shd w:val="clear" w:color="auto" w:fill="FAFAFA"/>
            <w:tcMar>
              <w:top w:w="120" w:type="dxa"/>
              <w:left w:w="180" w:type="dxa"/>
              <w:bottom w:w="105" w:type="dxa"/>
              <w:right w:w="120" w:type="dxa"/>
            </w:tcMar>
            <w:vAlign w:val="center"/>
          </w:tcPr>
          <w:p w14:paraId="297C006A" w14:textId="77777777" w:rsidR="00D0650A" w:rsidRPr="36A4DEFD" w:rsidRDefault="00D0650A" w:rsidP="008E69E7">
            <w:pPr>
              <w:spacing w:after="0"/>
              <w:rPr>
                <w:rStyle w:val="normaltextrun"/>
                <w:rFonts w:ascii="Aptos" w:hAnsi="Aptos" w:cs="Segoe UI"/>
                <w:sz w:val="18"/>
                <w:szCs w:val="18"/>
              </w:rPr>
            </w:pPr>
            <w:r w:rsidRPr="36A4DEFD">
              <w:rPr>
                <w:rStyle w:val="normaltextrun"/>
                <w:rFonts w:ascii="Aptos" w:hAnsi="Aptos" w:cs="Segoe UI"/>
                <w:sz w:val="18"/>
                <w:szCs w:val="18"/>
              </w:rPr>
              <w:t>*</w:t>
            </w:r>
            <w:r w:rsidRPr="36A4DEFD">
              <w:rPr>
                <w:rStyle w:val="eop"/>
                <w:rFonts w:ascii="Aptos" w:hAnsi="Aptos" w:cs="Segoe UI"/>
                <w:sz w:val="18"/>
                <w:szCs w:val="18"/>
              </w:rPr>
              <w:t> </w:t>
            </w:r>
          </w:p>
        </w:tc>
      </w:tr>
    </w:tbl>
    <w:p w14:paraId="27ACF9A7" w14:textId="77777777" w:rsidR="00340BCC" w:rsidRDefault="00340BCC" w:rsidP="00340BCC">
      <w:pPr>
        <w:spacing w:after="0"/>
        <w:rPr>
          <w:rFonts w:ascii="Aptos" w:eastAsia="Aptos" w:hAnsi="Aptos" w:cs="Aptos"/>
          <w:b/>
          <w:bCs/>
          <w:sz w:val="18"/>
          <w:szCs w:val="18"/>
        </w:rPr>
      </w:pPr>
    </w:p>
    <w:p w14:paraId="17B1E174" w14:textId="77777777" w:rsidR="002A2D74" w:rsidRPr="00D26A28" w:rsidRDefault="002A2D74" w:rsidP="002A2D74">
      <w:pPr>
        <w:spacing w:after="0" w:line="259" w:lineRule="auto"/>
        <w:rPr>
          <w:rFonts w:ascii="Aptos" w:eastAsia="Aptos" w:hAnsi="Aptos" w:cs="Times New Roman"/>
          <w:b/>
          <w:bCs/>
        </w:rPr>
      </w:pPr>
    </w:p>
    <w:p w14:paraId="1D495456" w14:textId="77777777" w:rsidR="002C45F0" w:rsidRPr="00744F65" w:rsidRDefault="002C45F0" w:rsidP="00744F65"/>
    <w:p w14:paraId="4C6653FE" w14:textId="7A1836D5" w:rsidR="00E815BE" w:rsidRPr="00744F65" w:rsidRDefault="00BC72EF" w:rsidP="00744F65">
      <w:pPr>
        <w:pStyle w:val="Heading2"/>
      </w:pPr>
      <w:bookmarkStart w:id="62" w:name="_Toc201009026"/>
      <w:bookmarkStart w:id="63" w:name="_Toc232026267"/>
      <w:bookmarkStart w:id="64" w:name="_Toc232074097"/>
      <w:bookmarkStart w:id="65" w:name="_Toc243346154"/>
      <w:r>
        <w:t>Development</w:t>
      </w:r>
      <w:r w:rsidRPr="00744F65">
        <w:t xml:space="preserve"> </w:t>
      </w:r>
      <w:r w:rsidR="78A9F0B4" w:rsidRPr="00744F65">
        <w:t>Subscription (External)</w:t>
      </w:r>
      <w:bookmarkEnd w:id="62"/>
      <w:bookmarkEnd w:id="63"/>
      <w:bookmarkEnd w:id="64"/>
      <w:bookmarkEnd w:id="65"/>
    </w:p>
    <w:p w14:paraId="4CCC7576" w14:textId="77777777" w:rsidR="00D84C37" w:rsidRDefault="00CE722F">
      <w:pPr>
        <w:pStyle w:val="Heading2"/>
      </w:pPr>
      <w:bookmarkStart w:id="66" w:name="_Toc232074115"/>
      <w:bookmarkStart w:id="67" w:name="_Toc232074171"/>
      <w:bookmarkStart w:id="68" w:name="_Toc232074172"/>
      <w:bookmarkStart w:id="69" w:name="_Toc232074173"/>
      <w:bookmarkStart w:id="70" w:name="_Toc232074174"/>
      <w:bookmarkStart w:id="71" w:name="_Toc232074179"/>
      <w:bookmarkStart w:id="72" w:name="_Toc232074183"/>
      <w:bookmarkStart w:id="73" w:name="_Toc232074187"/>
      <w:bookmarkStart w:id="74" w:name="_Toc232074191"/>
      <w:bookmarkStart w:id="75" w:name="_Toc232074195"/>
      <w:bookmarkStart w:id="76" w:name="_Toc232074196"/>
      <w:bookmarkStart w:id="77" w:name="_Toc232074218"/>
      <w:bookmarkStart w:id="78" w:name="_Toc232074219"/>
      <w:bookmarkStart w:id="79" w:name="_Toc232074228"/>
      <w:bookmarkStart w:id="80" w:name="_Toc232074232"/>
      <w:bookmarkStart w:id="81" w:name="_Toc232074233"/>
      <w:bookmarkStart w:id="82" w:name="_Toc232074234"/>
      <w:bookmarkStart w:id="83" w:name="_Toc232074241"/>
      <w:bookmarkStart w:id="84" w:name="_Toc232074244"/>
      <w:bookmarkStart w:id="85" w:name="_Toc232074247"/>
      <w:bookmarkStart w:id="86" w:name="_Toc232074253"/>
      <w:bookmarkStart w:id="87" w:name="_Toc232074256"/>
      <w:bookmarkStart w:id="88" w:name="_Toc232074259"/>
      <w:bookmarkStart w:id="89" w:name="_Toc232074265"/>
      <w:bookmarkStart w:id="90" w:name="_Toc232074270"/>
      <w:bookmarkStart w:id="91" w:name="_Toc232074275"/>
      <w:bookmarkStart w:id="92" w:name="_Toc232074280"/>
      <w:bookmarkStart w:id="93" w:name="_Toc232074281"/>
      <w:bookmarkStart w:id="94" w:name="_Toc232074282"/>
      <w:bookmarkStart w:id="95" w:name="_Toc232074291"/>
      <w:bookmarkStart w:id="96" w:name="_Toc232074292"/>
      <w:bookmarkStart w:id="97" w:name="_Toc232074293"/>
      <w:bookmarkStart w:id="98" w:name="_Toc232074294"/>
      <w:bookmarkStart w:id="99" w:name="_Toc232074299"/>
      <w:bookmarkStart w:id="100" w:name="_Toc232074303"/>
      <w:bookmarkStart w:id="101" w:name="_Toc232074307"/>
      <w:bookmarkStart w:id="102" w:name="_Toc232074311"/>
      <w:bookmarkStart w:id="103" w:name="_Toc232074315"/>
      <w:bookmarkStart w:id="104" w:name="_Toc232074319"/>
      <w:bookmarkStart w:id="105" w:name="_Toc232074320"/>
      <w:bookmarkStart w:id="106" w:name="_Toc232074342"/>
      <w:bookmarkStart w:id="107" w:name="_Toc232074343"/>
      <w:bookmarkStart w:id="108" w:name="_Toc232074344"/>
      <w:bookmarkStart w:id="109" w:name="_Toc232074353"/>
      <w:bookmarkStart w:id="110" w:name="_Toc232074357"/>
      <w:bookmarkStart w:id="111" w:name="_Toc232074358"/>
      <w:bookmarkStart w:id="112" w:name="_Toc232074365"/>
      <w:bookmarkStart w:id="113" w:name="_Toc232074368"/>
      <w:bookmarkStart w:id="114" w:name="_Toc232074374"/>
      <w:bookmarkStart w:id="115" w:name="_Toc232074377"/>
      <w:bookmarkStart w:id="116" w:name="_Toc232074380"/>
      <w:bookmarkStart w:id="117" w:name="_Toc232074386"/>
      <w:bookmarkStart w:id="118" w:name="_Toc232074391"/>
      <w:bookmarkStart w:id="119" w:name="_Toc232074396"/>
      <w:bookmarkStart w:id="120" w:name="_Toc232074401"/>
      <w:bookmarkStart w:id="121" w:name="_Toc232074402"/>
      <w:bookmarkStart w:id="122" w:name="_Toc232074407"/>
      <w:bookmarkStart w:id="123" w:name="_Toc232074411"/>
      <w:bookmarkStart w:id="124" w:name="_Toc232074412"/>
      <w:bookmarkStart w:id="125" w:name="_Toc232074418"/>
      <w:bookmarkStart w:id="126" w:name="_Toc232074423"/>
      <w:bookmarkStart w:id="127" w:name="_Toc232074424"/>
      <w:bookmarkStart w:id="128" w:name="_Toc232074425"/>
      <w:bookmarkStart w:id="129" w:name="_Toc232074426"/>
      <w:bookmarkStart w:id="130" w:name="_Toc232074427"/>
      <w:bookmarkStart w:id="131" w:name="_Toc232074428"/>
      <w:bookmarkStart w:id="132" w:name="_Toc232074429"/>
      <w:bookmarkStart w:id="133" w:name="_Toc232074433"/>
      <w:bookmarkStart w:id="134" w:name="_Toc232074436"/>
      <w:bookmarkStart w:id="135" w:name="_Toc232074439"/>
      <w:bookmarkStart w:id="136" w:name="_Toc232074442"/>
      <w:bookmarkStart w:id="137" w:name="_Toc232074445"/>
      <w:bookmarkStart w:id="138" w:name="_Toc232074448"/>
      <w:bookmarkStart w:id="139" w:name="_Toc232074449"/>
      <w:bookmarkStart w:id="140" w:name="_Toc232074450"/>
      <w:bookmarkStart w:id="141" w:name="_Toc232074472"/>
      <w:bookmarkStart w:id="142" w:name="_Toc232074473"/>
      <w:bookmarkStart w:id="143" w:name="_Toc232074474"/>
      <w:bookmarkStart w:id="144" w:name="_Toc232074478"/>
      <w:bookmarkStart w:id="145" w:name="_Toc232074481"/>
      <w:bookmarkStart w:id="146" w:name="_Toc232074484"/>
      <w:bookmarkStart w:id="147" w:name="_Toc232074487"/>
      <w:bookmarkStart w:id="148" w:name="_Toc232074490"/>
      <w:bookmarkStart w:id="149" w:name="_Toc232074493"/>
      <w:bookmarkStart w:id="150" w:name="_Toc232074494"/>
      <w:bookmarkStart w:id="151" w:name="_Toc232074495"/>
      <w:bookmarkStart w:id="152" w:name="_Toc232074502"/>
      <w:bookmarkStart w:id="153" w:name="_Toc232074505"/>
      <w:bookmarkStart w:id="154" w:name="_Toc232074511"/>
      <w:bookmarkStart w:id="155" w:name="_Toc232074514"/>
      <w:bookmarkStart w:id="156" w:name="_Toc232074517"/>
      <w:bookmarkStart w:id="157" w:name="_Toc232074518"/>
      <w:bookmarkStart w:id="158" w:name="_Toc232074560"/>
      <w:bookmarkStart w:id="159" w:name="_Toc232074561"/>
      <w:bookmarkStart w:id="160" w:name="_Toc232074562"/>
      <w:bookmarkStart w:id="161" w:name="_Toc232074563"/>
      <w:bookmarkStart w:id="162" w:name="_Toc232074591"/>
      <w:bookmarkStart w:id="163" w:name="_Toc232074592"/>
      <w:bookmarkStart w:id="164" w:name="_Toc232074619"/>
      <w:bookmarkStart w:id="165" w:name="_Toc24334615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t>Resource Tagging</w:t>
      </w:r>
      <w:bookmarkEnd w:id="164"/>
      <w:bookmarkEnd w:id="165"/>
      <w:r>
        <w:t xml:space="preserve"> </w:t>
      </w:r>
    </w:p>
    <w:p w14:paraId="5AC30728" w14:textId="04444097" w:rsidR="00D84C37" w:rsidRDefault="00CE722F">
      <w:r>
        <w:rPr>
          <w:color w:val="0752D0"/>
        </w:rPr>
        <w:t xml:space="preserve">Resource tagging follows the Calandra mandatory tag set per LZ HLD v0.8 section 3.8. All </w:t>
      </w:r>
      <w:r w:rsidR="00610726">
        <w:rPr>
          <w:color w:val="0752D0"/>
        </w:rPr>
        <w:t xml:space="preserve">Databricks </w:t>
      </w:r>
      <w:r>
        <w:rPr>
          <w:color w:val="0752D0"/>
        </w:rPr>
        <w:t xml:space="preserve">resources must carry: Environment, </w:t>
      </w:r>
      <w:r w:rsidR="00246063">
        <w:rPr>
          <w:color w:val="0752D0"/>
        </w:rPr>
        <w:t>Cost Centre</w:t>
      </w:r>
      <w:r>
        <w:rPr>
          <w:color w:val="0752D0"/>
        </w:rPr>
        <w:t xml:space="preserve">, </w:t>
      </w:r>
      <w:r w:rsidR="00940458">
        <w:rPr>
          <w:color w:val="0752D0"/>
        </w:rPr>
        <w:t>Application,</w:t>
      </w:r>
      <w:r>
        <w:rPr>
          <w:color w:val="0752D0"/>
        </w:rPr>
        <w:t xml:space="preserve"> Owner and ManagedBy tags.</w:t>
      </w:r>
    </w:p>
    <w:p w14:paraId="06F67AD4" w14:textId="77777777" w:rsidR="00D84C37" w:rsidRDefault="00CE722F">
      <w:pPr>
        <w:pStyle w:val="Heading2"/>
      </w:pPr>
      <w:bookmarkStart w:id="166" w:name="_Toc232074620"/>
      <w:bookmarkStart w:id="167" w:name="_Toc243346156"/>
      <w:r>
        <w:t>Private Endpoints</w:t>
      </w:r>
      <w:bookmarkEnd w:id="166"/>
      <w:bookmarkEnd w:id="167"/>
    </w:p>
    <w:p w14:paraId="38D2BCB5" w14:textId="1B07FB8D" w:rsidR="00D84C37" w:rsidRDefault="00CE722F">
      <w:r>
        <w:t xml:space="preserve">Private Endpoints are required for the workload origin Storage Account, Key Vault and Log Analytics in each workload subnet. </w:t>
      </w:r>
    </w:p>
    <w:p w14:paraId="5A3A73EC" w14:textId="6150A083" w:rsidR="00D84C37" w:rsidRDefault="00CE722F">
      <w:r>
        <w:rPr>
          <w:color w:val="0752D0"/>
        </w:rPr>
        <w:t>Private Endpoint naming follows Calandra Naming Conventions v0.2. Refer to the Private Endpoint row in the Storage Account settings table for the naming pattern and sub-resource configuration.</w:t>
      </w:r>
    </w:p>
    <w:p w14:paraId="390186BF" w14:textId="0D48116F" w:rsidR="003F40AD" w:rsidRPr="00744F65" w:rsidRDefault="003F40AD" w:rsidP="00744F65">
      <w:pPr>
        <w:pStyle w:val="Heading3"/>
      </w:pPr>
      <w:bookmarkStart w:id="168" w:name="_Toc231400235"/>
      <w:bookmarkStart w:id="169" w:name="_Toc243346157"/>
      <w:r w:rsidRPr="00744F65">
        <w:t>Security, Access &amp; Private Endpoints</w:t>
      </w:r>
      <w:bookmarkEnd w:id="168"/>
      <w:bookmarkEnd w:id="169"/>
    </w:p>
    <w:p w14:paraId="5487F323" w14:textId="0CCDF109" w:rsidR="003F40AD" w:rsidRPr="00744F65" w:rsidRDefault="003F40AD" w:rsidP="00744F65">
      <w:pPr>
        <w:pStyle w:val="Heading3"/>
      </w:pPr>
      <w:bookmarkStart w:id="170" w:name="_Toc231400236"/>
      <w:bookmarkStart w:id="171" w:name="_Toc243346158"/>
      <w:r w:rsidRPr="00744F65">
        <w:t>Private Endpoint-Enabled Resources</w:t>
      </w:r>
      <w:bookmarkEnd w:id="170"/>
      <w:bookmarkEnd w:id="171"/>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239"/>
        <w:gridCol w:w="1158"/>
        <w:gridCol w:w="1658"/>
        <w:gridCol w:w="3446"/>
        <w:gridCol w:w="1843"/>
      </w:tblGrid>
      <w:tr w:rsidR="003F40AD" w:rsidRPr="003822C6" w14:paraId="2C7D9154" w14:textId="77777777" w:rsidTr="00EE173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E8778A7" w14:textId="77777777" w:rsidR="003F40AD" w:rsidRPr="003822C6" w:rsidRDefault="003F40AD" w:rsidP="005B3E94">
            <w:pPr>
              <w:spacing w:after="0"/>
              <w:rPr>
                <w:rFonts w:ascii="Aptos" w:hAnsi="Aptos"/>
                <w:b/>
                <w:bCs/>
                <w:color w:val="FFFFFF" w:themeColor="background1"/>
                <w:sz w:val="18"/>
                <w:szCs w:val="18"/>
              </w:rPr>
            </w:pPr>
            <w:r w:rsidRPr="003822C6">
              <w:rPr>
                <w:rFonts w:ascii="Aptos" w:hAnsi="Aptos"/>
                <w:b/>
                <w:bCs/>
                <w:color w:val="FFFFFF" w:themeColor="background1"/>
                <w:sz w:val="18"/>
                <w:szCs w:val="18"/>
              </w:rPr>
              <w:t>Resource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2E2C90EF" w14:textId="77777777" w:rsidR="003F40AD" w:rsidRPr="003822C6" w:rsidRDefault="003F40AD" w:rsidP="005B3E94">
            <w:pPr>
              <w:spacing w:after="0"/>
              <w:rPr>
                <w:rFonts w:ascii="Aptos" w:hAnsi="Aptos"/>
                <w:b/>
                <w:bCs/>
                <w:color w:val="FFFFFF" w:themeColor="background1"/>
                <w:sz w:val="18"/>
                <w:szCs w:val="18"/>
              </w:rPr>
            </w:pPr>
            <w:r w:rsidRPr="003822C6">
              <w:rPr>
                <w:rFonts w:ascii="Aptos" w:hAnsi="Aptos"/>
                <w:b/>
                <w:bCs/>
                <w:color w:val="FFFFFF" w:themeColor="background1"/>
                <w:sz w:val="18"/>
                <w:szCs w:val="18"/>
              </w:rPr>
              <w:t>Deployed In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EC0FACF" w14:textId="77777777" w:rsidR="003F40AD" w:rsidRPr="003822C6" w:rsidRDefault="003F40AD" w:rsidP="005B3E94">
            <w:pPr>
              <w:spacing w:after="0"/>
              <w:rPr>
                <w:rFonts w:ascii="Aptos" w:hAnsi="Aptos"/>
                <w:b/>
                <w:bCs/>
                <w:color w:val="FFFFFF" w:themeColor="background1"/>
                <w:sz w:val="18"/>
                <w:szCs w:val="18"/>
              </w:rPr>
            </w:pPr>
            <w:r w:rsidRPr="003822C6">
              <w:rPr>
                <w:rFonts w:ascii="Aptos" w:hAnsi="Aptos"/>
                <w:b/>
                <w:bCs/>
                <w:color w:val="FFFFFF" w:themeColor="background1"/>
                <w:sz w:val="18"/>
                <w:szCs w:val="18"/>
              </w:rPr>
              <w:t>Accessed By</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C62DD2C" w14:textId="77777777" w:rsidR="003F40AD" w:rsidRPr="003822C6" w:rsidRDefault="003F40AD" w:rsidP="005B3E94">
            <w:pPr>
              <w:spacing w:after="0"/>
              <w:rPr>
                <w:rFonts w:ascii="Aptos" w:hAnsi="Aptos"/>
                <w:b/>
                <w:bCs/>
                <w:color w:val="FFFFFF" w:themeColor="background1"/>
                <w:sz w:val="18"/>
                <w:szCs w:val="18"/>
              </w:rPr>
            </w:pPr>
            <w:r w:rsidRPr="003822C6">
              <w:rPr>
                <w:rFonts w:ascii="Aptos" w:hAnsi="Aptos"/>
                <w:b/>
                <w:bCs/>
                <w:color w:val="FFFFFF" w:themeColor="background1"/>
                <w:sz w:val="18"/>
                <w:szCs w:val="18"/>
              </w:rPr>
              <w:t>DNS Zone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7CBB223" w14:textId="77777777" w:rsidR="003F40AD" w:rsidRPr="003822C6" w:rsidRDefault="003F40AD" w:rsidP="005B3E94">
            <w:pPr>
              <w:spacing w:after="0"/>
              <w:rPr>
                <w:rFonts w:ascii="Aptos" w:hAnsi="Aptos"/>
                <w:b/>
                <w:bCs/>
                <w:color w:val="FFFFFF" w:themeColor="background1"/>
                <w:sz w:val="18"/>
                <w:szCs w:val="18"/>
              </w:rPr>
            </w:pPr>
            <w:r w:rsidRPr="003822C6">
              <w:rPr>
                <w:rFonts w:ascii="Aptos" w:hAnsi="Aptos"/>
                <w:b/>
                <w:bCs/>
                <w:color w:val="FFFFFF" w:themeColor="background1"/>
                <w:sz w:val="18"/>
                <w:szCs w:val="18"/>
              </w:rPr>
              <w:t>Notes</w:t>
            </w:r>
          </w:p>
        </w:tc>
      </w:tr>
      <w:tr w:rsidR="003F40AD" w:rsidRPr="00781C11" w14:paraId="0DB34E40" w14:textId="77777777" w:rsidTr="00EE173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683D0839" w14:textId="77777777" w:rsidR="003F40AD" w:rsidRPr="00781C11" w:rsidRDefault="003F40AD" w:rsidP="005B3E94">
            <w:pPr>
              <w:spacing w:after="0"/>
              <w:rPr>
                <w:rFonts w:ascii="Aptos" w:hAnsi="Aptos"/>
                <w:sz w:val="18"/>
                <w:szCs w:val="18"/>
              </w:rPr>
            </w:pPr>
            <w:r w:rsidRPr="00781C11">
              <w:rPr>
                <w:rFonts w:ascii="Aptos" w:hAnsi="Aptos"/>
                <w:sz w:val="18"/>
                <w:szCs w:val="18"/>
              </w:rPr>
              <w:t>Key Vault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8716234" w14:textId="77777777" w:rsidR="003F40AD" w:rsidRPr="00781C11" w:rsidRDefault="003F40AD" w:rsidP="005B3E94">
            <w:pPr>
              <w:spacing w:after="0"/>
              <w:rPr>
                <w:rFonts w:ascii="Aptos" w:hAnsi="Aptos"/>
                <w:sz w:val="18"/>
                <w:szCs w:val="18"/>
              </w:rPr>
            </w:pPr>
            <w:r w:rsidRPr="00781C11">
              <w:rPr>
                <w:rFonts w:ascii="Aptos" w:hAnsi="Aptos"/>
                <w:sz w:val="18"/>
                <w:szCs w:val="18"/>
              </w:rPr>
              <w:t>VNet1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0D12329" w14:textId="5BE903BA" w:rsidR="003F40AD" w:rsidRPr="00781C11" w:rsidRDefault="004C1302" w:rsidP="005B3E94">
            <w:pPr>
              <w:spacing w:after="0"/>
              <w:rPr>
                <w:rFonts w:ascii="Aptos" w:hAnsi="Aptos"/>
                <w:sz w:val="18"/>
                <w:szCs w:val="18"/>
              </w:rPr>
            </w:pPr>
            <w:r>
              <w:rPr>
                <w:rFonts w:ascii="Aptos" w:hAnsi="Aptos"/>
                <w:sz w:val="18"/>
                <w:szCs w:val="18"/>
              </w:rPr>
              <w:t>Databricks workspace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23E8D32" w14:textId="77777777" w:rsidR="003F40AD" w:rsidRPr="00781C11" w:rsidRDefault="003F40AD" w:rsidP="005B3E94">
            <w:pPr>
              <w:spacing w:after="0"/>
              <w:rPr>
                <w:rFonts w:ascii="Aptos" w:hAnsi="Aptos"/>
                <w:sz w:val="18"/>
                <w:szCs w:val="18"/>
              </w:rPr>
            </w:pPr>
            <w:r w:rsidRPr="00781C11">
              <w:rPr>
                <w:rFonts w:ascii="Aptos" w:hAnsi="Aptos"/>
                <w:sz w:val="18"/>
                <w:szCs w:val="18"/>
              </w:rPr>
              <w:t>privatelink.vaultcore.azure.net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4BBA4EF" w14:textId="77777777" w:rsidR="003F40AD" w:rsidRPr="00781C11" w:rsidRDefault="003F40AD" w:rsidP="005B3E94">
            <w:pPr>
              <w:spacing w:after="0"/>
              <w:rPr>
                <w:rFonts w:ascii="Aptos" w:hAnsi="Aptos"/>
                <w:sz w:val="18"/>
                <w:szCs w:val="18"/>
              </w:rPr>
            </w:pPr>
            <w:r w:rsidRPr="00781C11">
              <w:rPr>
                <w:rFonts w:ascii="Aptos" w:hAnsi="Aptos"/>
                <w:sz w:val="18"/>
                <w:szCs w:val="18"/>
              </w:rPr>
              <w:t>Secrets/certs management</w:t>
            </w:r>
          </w:p>
        </w:tc>
      </w:tr>
      <w:tr w:rsidR="003F40AD" w:rsidRPr="00781C11" w14:paraId="2C6F46EC" w14:textId="77777777" w:rsidTr="00226B1F">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32CDB688" w14:textId="77777777" w:rsidR="003F40AD" w:rsidRPr="00781C11" w:rsidRDefault="003F40AD" w:rsidP="005B3E94">
            <w:pPr>
              <w:spacing w:after="0"/>
              <w:rPr>
                <w:rFonts w:ascii="Aptos" w:hAnsi="Aptos"/>
                <w:sz w:val="18"/>
                <w:szCs w:val="18"/>
              </w:rPr>
            </w:pPr>
            <w:r w:rsidRPr="00781C11">
              <w:rPr>
                <w:rFonts w:ascii="Aptos" w:hAnsi="Aptos"/>
                <w:sz w:val="18"/>
                <w:szCs w:val="18"/>
              </w:rPr>
              <w:t>Blob Storage</w:t>
            </w:r>
          </w:p>
        </w:tc>
        <w:tc>
          <w:tcPr>
            <w:tcW w:w="0" w:type="auto"/>
            <w:tcBorders>
              <w:right w:val="single" w:sz="6" w:space="0" w:color="E6E6E6"/>
            </w:tcBorders>
            <w:shd w:val="clear" w:color="auto" w:fill="FAFAFA"/>
            <w:tcMar>
              <w:top w:w="120" w:type="dxa"/>
              <w:left w:w="180" w:type="dxa"/>
              <w:bottom w:w="105" w:type="dxa"/>
              <w:right w:w="120" w:type="dxa"/>
            </w:tcMar>
          </w:tcPr>
          <w:p w14:paraId="18E04B9C" w14:textId="77777777" w:rsidR="003F40AD" w:rsidRPr="00781C11" w:rsidRDefault="003F40AD" w:rsidP="005B3E94">
            <w:pPr>
              <w:spacing w:after="0"/>
              <w:rPr>
                <w:rFonts w:ascii="Aptos" w:hAnsi="Aptos"/>
                <w:sz w:val="18"/>
                <w:szCs w:val="18"/>
              </w:rPr>
            </w:pPr>
            <w:r w:rsidRPr="00781C11">
              <w:rPr>
                <w:rFonts w:ascii="Aptos" w:hAnsi="Aptos"/>
                <w:sz w:val="18"/>
                <w:szCs w:val="18"/>
              </w:rPr>
              <w:t>VNet1</w:t>
            </w:r>
          </w:p>
        </w:tc>
        <w:tc>
          <w:tcPr>
            <w:tcW w:w="0" w:type="auto"/>
            <w:tcBorders>
              <w:right w:val="single" w:sz="6" w:space="0" w:color="E6E6E6"/>
            </w:tcBorders>
            <w:shd w:val="clear" w:color="auto" w:fill="FAFAFA"/>
            <w:tcMar>
              <w:top w:w="120" w:type="dxa"/>
              <w:left w:w="180" w:type="dxa"/>
              <w:bottom w:w="105" w:type="dxa"/>
              <w:right w:w="120" w:type="dxa"/>
            </w:tcMar>
          </w:tcPr>
          <w:p w14:paraId="6FC16F18" w14:textId="0528E5B3" w:rsidR="003F40AD" w:rsidRPr="00781C11" w:rsidRDefault="00935B56" w:rsidP="005B3E94">
            <w:pPr>
              <w:spacing w:after="0"/>
              <w:rPr>
                <w:rFonts w:ascii="Aptos" w:hAnsi="Aptos"/>
                <w:sz w:val="18"/>
                <w:szCs w:val="18"/>
              </w:rPr>
            </w:pPr>
            <w:r>
              <w:rPr>
                <w:rFonts w:ascii="Aptos" w:hAnsi="Aptos"/>
                <w:sz w:val="18"/>
                <w:szCs w:val="18"/>
              </w:rPr>
              <w:t>Databricks workspace</w:t>
            </w:r>
          </w:p>
        </w:tc>
        <w:tc>
          <w:tcPr>
            <w:tcW w:w="0" w:type="auto"/>
            <w:tcBorders>
              <w:right w:val="single" w:sz="6" w:space="0" w:color="E6E6E6"/>
            </w:tcBorders>
            <w:shd w:val="clear" w:color="auto" w:fill="FAFAFA"/>
            <w:tcMar>
              <w:top w:w="120" w:type="dxa"/>
              <w:left w:w="180" w:type="dxa"/>
              <w:bottom w:w="105" w:type="dxa"/>
              <w:right w:w="120" w:type="dxa"/>
            </w:tcMar>
          </w:tcPr>
          <w:p w14:paraId="4818FB6B" w14:textId="77777777" w:rsidR="00935B56" w:rsidRPr="004C1302" w:rsidRDefault="00935B56" w:rsidP="00935B56">
            <w:pPr>
              <w:spacing w:after="0"/>
              <w:rPr>
                <w:rFonts w:ascii="Aptos" w:hAnsi="Aptos"/>
                <w:sz w:val="18"/>
                <w:szCs w:val="18"/>
                <w:lang w:val="en-IN"/>
              </w:rPr>
            </w:pPr>
            <w:r w:rsidRPr="004C1302">
              <w:rPr>
                <w:rFonts w:ascii="Aptos" w:hAnsi="Aptos"/>
                <w:sz w:val="18"/>
                <w:szCs w:val="18"/>
                <w:lang w:val="en-IN"/>
              </w:rPr>
              <w:t>privatelink.blob.core.windows.net</w:t>
            </w:r>
          </w:p>
          <w:p w14:paraId="6ACFDA3C" w14:textId="7D6F3322" w:rsidR="003F40AD" w:rsidRPr="00781C11" w:rsidRDefault="003F40AD" w:rsidP="005B3E94">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42F42D01" w14:textId="2E09AD58" w:rsidR="003F40AD" w:rsidRPr="00781C11" w:rsidRDefault="00935B56" w:rsidP="005B3E94">
            <w:pPr>
              <w:spacing w:after="0"/>
              <w:rPr>
                <w:rFonts w:ascii="Aptos" w:hAnsi="Aptos"/>
                <w:sz w:val="18"/>
                <w:szCs w:val="18"/>
              </w:rPr>
            </w:pPr>
            <w:r>
              <w:rPr>
                <w:rFonts w:ascii="Aptos" w:hAnsi="Aptos"/>
                <w:sz w:val="18"/>
                <w:szCs w:val="18"/>
              </w:rPr>
              <w:t>Databricks Storage</w:t>
            </w:r>
          </w:p>
        </w:tc>
      </w:tr>
      <w:tr w:rsidR="00226B1F" w:rsidRPr="00781C11" w14:paraId="0AFB449D" w14:textId="77777777" w:rsidTr="002A4C00">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12953F40" w14:textId="444BC489" w:rsidR="00226B1F" w:rsidRPr="00781C11" w:rsidRDefault="00935B56" w:rsidP="00226B1F">
            <w:pPr>
              <w:spacing w:after="0"/>
              <w:rPr>
                <w:rFonts w:ascii="Aptos" w:hAnsi="Aptos"/>
                <w:sz w:val="18"/>
                <w:szCs w:val="18"/>
              </w:rPr>
            </w:pPr>
            <w:r>
              <w:rPr>
                <w:rFonts w:ascii="Aptos" w:hAnsi="Aptos"/>
                <w:sz w:val="18"/>
                <w:szCs w:val="18"/>
              </w:rPr>
              <w:t>DFS Storage</w:t>
            </w:r>
          </w:p>
        </w:tc>
        <w:tc>
          <w:tcPr>
            <w:tcW w:w="0" w:type="auto"/>
            <w:tcBorders>
              <w:right w:val="single" w:sz="6" w:space="0" w:color="E6E6E6"/>
            </w:tcBorders>
            <w:shd w:val="clear" w:color="auto" w:fill="FAFAFA"/>
            <w:tcMar>
              <w:top w:w="120" w:type="dxa"/>
              <w:left w:w="180" w:type="dxa"/>
              <w:bottom w:w="105" w:type="dxa"/>
              <w:right w:w="120" w:type="dxa"/>
            </w:tcMar>
          </w:tcPr>
          <w:p w14:paraId="02A82DE1" w14:textId="29BFA51F" w:rsidR="00226B1F" w:rsidRPr="00781C11" w:rsidRDefault="00226B1F" w:rsidP="00226B1F">
            <w:pPr>
              <w:spacing w:after="0"/>
              <w:rPr>
                <w:rFonts w:ascii="Aptos" w:hAnsi="Aptos"/>
                <w:sz w:val="18"/>
                <w:szCs w:val="18"/>
              </w:rPr>
            </w:pPr>
            <w:r>
              <w:rPr>
                <w:rFonts w:ascii="Aptos" w:hAnsi="Aptos"/>
                <w:sz w:val="18"/>
                <w:szCs w:val="18"/>
              </w:rPr>
              <w:t>Vnet</w:t>
            </w:r>
            <w:r w:rsidR="00935B56">
              <w:rPr>
                <w:rFonts w:ascii="Aptos" w:hAnsi="Aptos"/>
                <w:sz w:val="18"/>
                <w:szCs w:val="18"/>
              </w:rPr>
              <w:t>1</w:t>
            </w:r>
          </w:p>
        </w:tc>
        <w:tc>
          <w:tcPr>
            <w:tcW w:w="0" w:type="auto"/>
            <w:tcBorders>
              <w:right w:val="single" w:sz="6" w:space="0" w:color="E6E6E6"/>
            </w:tcBorders>
            <w:shd w:val="clear" w:color="auto" w:fill="FAFAFA"/>
            <w:tcMar>
              <w:top w:w="120" w:type="dxa"/>
              <w:left w:w="180" w:type="dxa"/>
              <w:bottom w:w="105" w:type="dxa"/>
              <w:right w:w="120" w:type="dxa"/>
            </w:tcMar>
          </w:tcPr>
          <w:p w14:paraId="08F4C9FD" w14:textId="382E5893" w:rsidR="00226B1F" w:rsidRDefault="00935B56" w:rsidP="00226B1F">
            <w:pPr>
              <w:spacing w:after="0"/>
              <w:rPr>
                <w:rFonts w:ascii="Aptos" w:hAnsi="Aptos"/>
                <w:sz w:val="18"/>
                <w:szCs w:val="18"/>
              </w:rPr>
            </w:pPr>
            <w:r>
              <w:rPr>
                <w:rFonts w:ascii="Aptos" w:hAnsi="Aptos"/>
                <w:sz w:val="18"/>
                <w:szCs w:val="18"/>
              </w:rPr>
              <w:t>Databricks workspace</w:t>
            </w:r>
          </w:p>
        </w:tc>
        <w:tc>
          <w:tcPr>
            <w:tcW w:w="0" w:type="auto"/>
            <w:tcBorders>
              <w:right w:val="single" w:sz="6" w:space="0" w:color="E6E6E6"/>
            </w:tcBorders>
            <w:shd w:val="clear" w:color="auto" w:fill="FAFAFA"/>
            <w:tcMar>
              <w:top w:w="120" w:type="dxa"/>
              <w:left w:w="180" w:type="dxa"/>
              <w:bottom w:w="105" w:type="dxa"/>
              <w:right w:w="120" w:type="dxa"/>
            </w:tcMar>
          </w:tcPr>
          <w:p w14:paraId="46DDB2F1" w14:textId="77777777" w:rsidR="00935B56" w:rsidRPr="004C1302" w:rsidRDefault="00935B56" w:rsidP="00935B56">
            <w:pPr>
              <w:spacing w:after="0"/>
              <w:rPr>
                <w:rFonts w:ascii="Aptos" w:hAnsi="Aptos"/>
                <w:sz w:val="18"/>
                <w:szCs w:val="18"/>
                <w:lang w:val="en-IN"/>
              </w:rPr>
            </w:pPr>
            <w:r w:rsidRPr="004C1302">
              <w:rPr>
                <w:rFonts w:ascii="Aptos" w:hAnsi="Aptos"/>
                <w:sz w:val="18"/>
                <w:szCs w:val="18"/>
                <w:lang w:val="en-IN"/>
              </w:rPr>
              <w:t>privatelink.dfs.core.windows.net</w:t>
            </w:r>
          </w:p>
          <w:p w14:paraId="31F599B3" w14:textId="77777777" w:rsidR="00226B1F" w:rsidRPr="00781C11" w:rsidRDefault="00226B1F" w:rsidP="00226B1F">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361627A2" w14:textId="0C502010" w:rsidR="00226B1F" w:rsidRDefault="00935B56" w:rsidP="00226B1F">
            <w:pPr>
              <w:spacing w:after="0"/>
              <w:rPr>
                <w:rFonts w:ascii="Aptos" w:hAnsi="Aptos"/>
                <w:sz w:val="18"/>
                <w:szCs w:val="18"/>
              </w:rPr>
            </w:pPr>
            <w:r>
              <w:rPr>
                <w:rFonts w:ascii="Aptos" w:hAnsi="Aptos"/>
                <w:sz w:val="18"/>
                <w:szCs w:val="18"/>
              </w:rPr>
              <w:t>Databricks DFS Storage</w:t>
            </w:r>
          </w:p>
        </w:tc>
      </w:tr>
      <w:tr w:rsidR="004C1302" w:rsidRPr="00781C11" w14:paraId="32521AEA" w14:textId="77777777" w:rsidTr="00E9617E">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3FC8879B" w14:textId="77777777" w:rsidR="004C1302" w:rsidRDefault="004C1302" w:rsidP="00226B1F">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0B071CC1" w14:textId="77777777" w:rsidR="004C1302" w:rsidRDefault="004C1302" w:rsidP="00226B1F">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2AE6CA9E" w14:textId="77777777" w:rsidR="004C1302" w:rsidRDefault="004C1302" w:rsidP="00226B1F">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72F7D335" w14:textId="77777777" w:rsidR="004C1302" w:rsidRPr="00226B1F" w:rsidRDefault="004C1302" w:rsidP="00226B1F">
            <w:pPr>
              <w:spacing w:after="0"/>
              <w:rPr>
                <w:rFonts w:ascii="Aptos" w:hAnsi="Aptos"/>
                <w:sz w:val="18"/>
                <w:szCs w:val="18"/>
                <w:lang w:val="en-IN"/>
              </w:rPr>
            </w:pPr>
          </w:p>
        </w:tc>
        <w:tc>
          <w:tcPr>
            <w:tcW w:w="0" w:type="auto"/>
            <w:tcBorders>
              <w:right w:val="single" w:sz="6" w:space="0" w:color="E6E6E6"/>
            </w:tcBorders>
            <w:shd w:val="clear" w:color="auto" w:fill="FAFAFA"/>
            <w:tcMar>
              <w:top w:w="120" w:type="dxa"/>
              <w:left w:w="180" w:type="dxa"/>
              <w:bottom w:w="105" w:type="dxa"/>
              <w:right w:w="120" w:type="dxa"/>
            </w:tcMar>
          </w:tcPr>
          <w:p w14:paraId="286E80DB" w14:textId="77777777" w:rsidR="004C1302" w:rsidRDefault="004C1302" w:rsidP="00226B1F">
            <w:pPr>
              <w:spacing w:after="0"/>
              <w:rPr>
                <w:rFonts w:ascii="Aptos" w:hAnsi="Aptos"/>
                <w:sz w:val="18"/>
                <w:szCs w:val="18"/>
              </w:rPr>
            </w:pPr>
          </w:p>
        </w:tc>
      </w:tr>
      <w:tr w:rsidR="00935B56" w:rsidRPr="00781C11" w14:paraId="1B3F3C03" w14:textId="77777777" w:rsidTr="00E9617E">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1A0BF49B" w14:textId="2D3F8B26" w:rsidR="00935B56" w:rsidRDefault="00935B56" w:rsidP="00226B1F">
            <w:pPr>
              <w:spacing w:after="0"/>
              <w:rPr>
                <w:rFonts w:ascii="Aptos" w:hAnsi="Aptos"/>
                <w:sz w:val="18"/>
                <w:szCs w:val="18"/>
              </w:rPr>
            </w:pPr>
            <w:r>
              <w:rPr>
                <w:rFonts w:ascii="Aptos" w:hAnsi="Aptos"/>
                <w:sz w:val="18"/>
                <w:szCs w:val="18"/>
              </w:rPr>
              <w:t>Web auth service</w:t>
            </w:r>
          </w:p>
        </w:tc>
        <w:tc>
          <w:tcPr>
            <w:tcW w:w="0" w:type="auto"/>
            <w:tcBorders>
              <w:right w:val="single" w:sz="6" w:space="0" w:color="E6E6E6"/>
            </w:tcBorders>
            <w:shd w:val="clear" w:color="auto" w:fill="FAFAFA"/>
            <w:tcMar>
              <w:top w:w="120" w:type="dxa"/>
              <w:left w:w="180" w:type="dxa"/>
              <w:bottom w:w="105" w:type="dxa"/>
              <w:right w:w="120" w:type="dxa"/>
            </w:tcMar>
          </w:tcPr>
          <w:p w14:paraId="57B3A68A" w14:textId="496E85DF" w:rsidR="00935B56" w:rsidRDefault="00246063" w:rsidP="00226B1F">
            <w:pPr>
              <w:spacing w:after="0"/>
              <w:rPr>
                <w:rFonts w:ascii="Aptos" w:hAnsi="Aptos"/>
                <w:sz w:val="18"/>
                <w:szCs w:val="18"/>
              </w:rPr>
            </w:pPr>
            <w:r>
              <w:rPr>
                <w:rFonts w:ascii="Aptos" w:hAnsi="Aptos"/>
                <w:sz w:val="18"/>
                <w:szCs w:val="18"/>
              </w:rPr>
              <w:t>Mgmt.</w:t>
            </w:r>
            <w:r w:rsidR="00935B56">
              <w:rPr>
                <w:rFonts w:ascii="Aptos" w:hAnsi="Aptos"/>
                <w:sz w:val="18"/>
                <w:szCs w:val="18"/>
              </w:rPr>
              <w:t xml:space="preserve"> vnet. </w:t>
            </w:r>
          </w:p>
        </w:tc>
        <w:tc>
          <w:tcPr>
            <w:tcW w:w="0" w:type="auto"/>
            <w:tcBorders>
              <w:right w:val="single" w:sz="6" w:space="0" w:color="E6E6E6"/>
            </w:tcBorders>
            <w:shd w:val="clear" w:color="auto" w:fill="FAFAFA"/>
            <w:tcMar>
              <w:top w:w="120" w:type="dxa"/>
              <w:left w:w="180" w:type="dxa"/>
              <w:bottom w:w="105" w:type="dxa"/>
              <w:right w:w="120" w:type="dxa"/>
            </w:tcMar>
          </w:tcPr>
          <w:p w14:paraId="2208D9DF" w14:textId="30128B83" w:rsidR="00935B56" w:rsidRDefault="00246063" w:rsidP="00226B1F">
            <w:pPr>
              <w:spacing w:after="0"/>
              <w:rPr>
                <w:rFonts w:ascii="Aptos" w:hAnsi="Aptos"/>
                <w:sz w:val="18"/>
                <w:szCs w:val="18"/>
              </w:rPr>
            </w:pPr>
            <w:r>
              <w:rPr>
                <w:rFonts w:ascii="Aptos" w:hAnsi="Aptos"/>
                <w:sz w:val="18"/>
                <w:szCs w:val="18"/>
              </w:rPr>
              <w:t>ZPA, AVD</w:t>
            </w:r>
          </w:p>
        </w:tc>
        <w:tc>
          <w:tcPr>
            <w:tcW w:w="0" w:type="auto"/>
            <w:tcBorders>
              <w:right w:val="single" w:sz="6" w:space="0" w:color="E6E6E6"/>
            </w:tcBorders>
            <w:shd w:val="clear" w:color="auto" w:fill="FAFAFA"/>
            <w:tcMar>
              <w:top w:w="120" w:type="dxa"/>
              <w:left w:w="180" w:type="dxa"/>
              <w:bottom w:w="105" w:type="dxa"/>
              <w:right w:w="120" w:type="dxa"/>
            </w:tcMar>
          </w:tcPr>
          <w:p w14:paraId="489AFC67" w14:textId="4FC054A4" w:rsidR="00935B56" w:rsidRPr="00226B1F" w:rsidRDefault="00935B56" w:rsidP="00226B1F">
            <w:pPr>
              <w:spacing w:after="0"/>
              <w:rPr>
                <w:rFonts w:ascii="Aptos" w:hAnsi="Aptos"/>
                <w:sz w:val="18"/>
                <w:szCs w:val="18"/>
                <w:lang w:val="en-IN"/>
              </w:rPr>
            </w:pPr>
            <w:r w:rsidRPr="004C1302">
              <w:rPr>
                <w:rFonts w:ascii="Aptos" w:hAnsi="Aptos"/>
                <w:sz w:val="18"/>
                <w:szCs w:val="18"/>
                <w:lang w:val="en-IN"/>
              </w:rPr>
              <w:t>germanywestcentral.pl-auth.privatelink.azuredatabricks.net</w:t>
            </w:r>
          </w:p>
        </w:tc>
        <w:tc>
          <w:tcPr>
            <w:tcW w:w="0" w:type="auto"/>
            <w:tcBorders>
              <w:right w:val="single" w:sz="6" w:space="0" w:color="E6E6E6"/>
            </w:tcBorders>
            <w:shd w:val="clear" w:color="auto" w:fill="FAFAFA"/>
            <w:tcMar>
              <w:top w:w="120" w:type="dxa"/>
              <w:left w:w="180" w:type="dxa"/>
              <w:bottom w:w="105" w:type="dxa"/>
              <w:right w:w="120" w:type="dxa"/>
            </w:tcMar>
          </w:tcPr>
          <w:p w14:paraId="7CD1E4B0" w14:textId="03480E8A" w:rsidR="00935B56" w:rsidRDefault="00935B56" w:rsidP="00226B1F">
            <w:pPr>
              <w:spacing w:after="0"/>
              <w:rPr>
                <w:rFonts w:ascii="Aptos" w:hAnsi="Aptos"/>
                <w:sz w:val="18"/>
                <w:szCs w:val="18"/>
              </w:rPr>
            </w:pPr>
            <w:r>
              <w:rPr>
                <w:rFonts w:ascii="Aptos" w:hAnsi="Aptos"/>
                <w:sz w:val="18"/>
                <w:szCs w:val="18"/>
              </w:rPr>
              <w:t>Databricks browser authentication end point</w:t>
            </w:r>
          </w:p>
        </w:tc>
      </w:tr>
      <w:tr w:rsidR="00935B56" w:rsidRPr="00781C11" w14:paraId="611DA1B4" w14:textId="77777777" w:rsidTr="00EE173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2BB95FEB" w14:textId="6D084A04" w:rsidR="00935B56" w:rsidRDefault="00C310B6" w:rsidP="00226B1F">
            <w:pPr>
              <w:spacing w:after="0"/>
              <w:rPr>
                <w:rFonts w:ascii="Aptos" w:hAnsi="Aptos"/>
                <w:sz w:val="18"/>
                <w:szCs w:val="18"/>
              </w:rPr>
            </w:pPr>
            <w:r>
              <w:rPr>
                <w:rFonts w:ascii="Aptos" w:hAnsi="Aptos"/>
                <w:sz w:val="18"/>
                <w:szCs w:val="18"/>
              </w:rPr>
              <w:lastRenderedPageBreak/>
              <w:t>Ui api endpoint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1A1865A" w14:textId="43A04F1D" w:rsidR="00935B56" w:rsidRDefault="00935B56" w:rsidP="00226B1F">
            <w:pPr>
              <w:spacing w:after="0"/>
              <w:rPr>
                <w:rFonts w:ascii="Aptos" w:hAnsi="Aptos"/>
                <w:sz w:val="18"/>
                <w:szCs w:val="18"/>
              </w:rPr>
            </w:pPr>
            <w:r>
              <w:rPr>
                <w:rFonts w:ascii="Aptos" w:hAnsi="Aptos"/>
                <w:sz w:val="18"/>
                <w:szCs w:val="18"/>
              </w:rPr>
              <w:t>Vent1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2CABE537" w14:textId="7B8B3327" w:rsidR="00935B56" w:rsidRDefault="00935B56" w:rsidP="00226B1F">
            <w:pPr>
              <w:spacing w:after="0"/>
              <w:rPr>
                <w:rFonts w:ascii="Aptos" w:hAnsi="Aptos"/>
                <w:sz w:val="18"/>
                <w:szCs w:val="18"/>
              </w:rPr>
            </w:pPr>
            <w:r>
              <w:rPr>
                <w:rFonts w:ascii="Aptos" w:hAnsi="Aptos"/>
                <w:sz w:val="18"/>
                <w:szCs w:val="18"/>
              </w:rPr>
              <w:t>ZPA, AVD, operational and analytical workspace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9854380" w14:textId="3F273CE0" w:rsidR="00935B56" w:rsidRPr="004C1302" w:rsidRDefault="00246063" w:rsidP="00226B1F">
            <w:pPr>
              <w:spacing w:after="0"/>
              <w:rPr>
                <w:rFonts w:ascii="Aptos" w:hAnsi="Aptos"/>
                <w:sz w:val="18"/>
                <w:szCs w:val="18"/>
                <w:lang w:val="en-IN"/>
              </w:rPr>
            </w:pPr>
            <w:r w:rsidRPr="004C1302">
              <w:rPr>
                <w:rFonts w:ascii="Aptos" w:hAnsi="Aptos"/>
                <w:sz w:val="18"/>
                <w:szCs w:val="18"/>
                <w:lang w:val="en-IN"/>
              </w:rPr>
              <w:t>privatelink.azuredatabricks.net</w:t>
            </w:r>
            <w:r>
              <w:rPr>
                <w:rFonts w:ascii="Aptos" w:hAnsi="Aptos"/>
                <w:sz w:val="18"/>
                <w:szCs w:val="18"/>
                <w:lang w:val="en-IN"/>
              </w:rPr>
              <w:t xml:space="preserve"> (</w:t>
            </w:r>
            <w:r w:rsidR="00935B56">
              <w:rPr>
                <w:rFonts w:ascii="Aptos" w:hAnsi="Aptos"/>
                <w:sz w:val="18"/>
                <w:szCs w:val="18"/>
                <w:lang w:val="en-IN"/>
              </w:rPr>
              <w:t xml:space="preserve">workspace </w:t>
            </w:r>
            <w:r>
              <w:rPr>
                <w:rFonts w:ascii="Aptos" w:hAnsi="Aptos"/>
                <w:sz w:val="18"/>
                <w:szCs w:val="18"/>
                <w:lang w:val="en-IN"/>
              </w:rPr>
              <w:t>URL</w:t>
            </w:r>
            <w:r w:rsidR="00935B56">
              <w:rPr>
                <w:rFonts w:ascii="Aptos" w:hAnsi="Aptos"/>
                <w:sz w:val="18"/>
                <w:szCs w:val="18"/>
                <w:lang w:val="en-IN"/>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87B66A4" w14:textId="13DA64B7" w:rsidR="00935B56" w:rsidRDefault="00935B56" w:rsidP="00226B1F">
            <w:pPr>
              <w:spacing w:after="0"/>
              <w:rPr>
                <w:rFonts w:ascii="Aptos" w:hAnsi="Aptos"/>
                <w:sz w:val="18"/>
                <w:szCs w:val="18"/>
              </w:rPr>
            </w:pPr>
            <w:r>
              <w:rPr>
                <w:rFonts w:ascii="Aptos" w:hAnsi="Aptos"/>
                <w:sz w:val="18"/>
                <w:szCs w:val="18"/>
              </w:rPr>
              <w:t>Databricks ui-api endpoint</w:t>
            </w:r>
          </w:p>
        </w:tc>
      </w:tr>
    </w:tbl>
    <w:p w14:paraId="64CC0D61" w14:textId="6B99F258" w:rsidR="003F40AD" w:rsidRPr="00744F65" w:rsidRDefault="003F40AD" w:rsidP="00744F65">
      <w:pPr>
        <w:pStyle w:val="Heading3"/>
      </w:pPr>
      <w:bookmarkStart w:id="172" w:name="_Toc231400237"/>
      <w:bookmarkStart w:id="173" w:name="_Toc243346159"/>
      <w:r w:rsidRPr="00744F65">
        <w:t>DNS &amp; Name Resolution – Hub-Centric</w:t>
      </w:r>
      <w:bookmarkEnd w:id="172"/>
      <w:bookmarkEnd w:id="173"/>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4410"/>
        <w:gridCol w:w="1044"/>
        <w:gridCol w:w="1172"/>
        <w:gridCol w:w="2718"/>
      </w:tblGrid>
      <w:tr w:rsidR="003F40AD" w:rsidRPr="00A15FD6" w14:paraId="421B03BF" w14:textId="77777777" w:rsidTr="00DC249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32A2825" w14:textId="77777777" w:rsidR="003F40AD" w:rsidRPr="00A15FD6" w:rsidRDefault="003F40AD" w:rsidP="005B3E94">
            <w:pPr>
              <w:spacing w:after="0"/>
              <w:rPr>
                <w:rFonts w:ascii="Aptos" w:hAnsi="Aptos"/>
                <w:b/>
                <w:bCs/>
                <w:color w:val="FFFFFF" w:themeColor="background1"/>
                <w:sz w:val="18"/>
                <w:szCs w:val="18"/>
              </w:rPr>
            </w:pPr>
            <w:r w:rsidRPr="00A15FD6">
              <w:rPr>
                <w:rFonts w:ascii="Aptos" w:hAnsi="Aptos"/>
                <w:b/>
                <w:bCs/>
                <w:color w:val="FFFFFF" w:themeColor="background1"/>
                <w:sz w:val="18"/>
                <w:szCs w:val="18"/>
              </w:rPr>
              <w:t>DNS Zone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352C81F" w14:textId="77777777" w:rsidR="003F40AD" w:rsidRPr="00A15FD6" w:rsidRDefault="003F40AD" w:rsidP="005B3E94">
            <w:pPr>
              <w:spacing w:after="0"/>
              <w:rPr>
                <w:rFonts w:ascii="Aptos" w:hAnsi="Aptos"/>
                <w:b/>
                <w:bCs/>
                <w:color w:val="FFFFFF" w:themeColor="background1"/>
                <w:sz w:val="18"/>
                <w:szCs w:val="18"/>
              </w:rPr>
            </w:pPr>
            <w:r w:rsidRPr="00A15FD6">
              <w:rPr>
                <w:rFonts w:ascii="Aptos" w:hAnsi="Aptos"/>
                <w:b/>
                <w:bCs/>
                <w:color w:val="FFFFFF" w:themeColor="background1"/>
                <w:sz w:val="18"/>
                <w:szCs w:val="18"/>
              </w:rPr>
              <w:t>Hosted In</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19D3F4FB" w14:textId="77777777" w:rsidR="003F40AD" w:rsidRPr="00A15FD6" w:rsidRDefault="003F40AD" w:rsidP="005B3E94">
            <w:pPr>
              <w:spacing w:after="0"/>
              <w:rPr>
                <w:rFonts w:ascii="Aptos" w:hAnsi="Aptos"/>
                <w:b/>
                <w:bCs/>
                <w:color w:val="FFFFFF" w:themeColor="background1"/>
                <w:sz w:val="18"/>
                <w:szCs w:val="18"/>
              </w:rPr>
            </w:pPr>
            <w:r w:rsidRPr="00A15FD6">
              <w:rPr>
                <w:rFonts w:ascii="Aptos" w:hAnsi="Aptos"/>
                <w:b/>
                <w:bCs/>
                <w:color w:val="FFFFFF" w:themeColor="background1"/>
                <w:sz w:val="18"/>
                <w:szCs w:val="18"/>
              </w:rPr>
              <w:t>Linked VNets</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7369EFA2" w14:textId="77777777" w:rsidR="003F40AD" w:rsidRPr="00A15FD6" w:rsidRDefault="003F40AD" w:rsidP="005B3E94">
            <w:pPr>
              <w:spacing w:after="0"/>
              <w:rPr>
                <w:rFonts w:ascii="Aptos" w:hAnsi="Aptos"/>
                <w:b/>
                <w:bCs/>
                <w:color w:val="FFFFFF" w:themeColor="background1"/>
                <w:sz w:val="18"/>
                <w:szCs w:val="18"/>
              </w:rPr>
            </w:pPr>
            <w:r w:rsidRPr="00A15FD6">
              <w:rPr>
                <w:rFonts w:ascii="Aptos" w:hAnsi="Aptos"/>
                <w:b/>
                <w:bCs/>
                <w:color w:val="FFFFFF" w:themeColor="background1"/>
                <w:sz w:val="18"/>
                <w:szCs w:val="18"/>
              </w:rPr>
              <w:t>Purpose</w:t>
            </w:r>
          </w:p>
        </w:tc>
      </w:tr>
      <w:tr w:rsidR="003F40AD" w:rsidRPr="0037141A" w14:paraId="11C2839F" w14:textId="77777777" w:rsidTr="00DC2490">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216B7B66" w14:textId="77777777" w:rsidR="003F40AD" w:rsidRPr="0037141A" w:rsidRDefault="003F40AD" w:rsidP="005B3E94">
            <w:pPr>
              <w:spacing w:after="0"/>
              <w:rPr>
                <w:rFonts w:ascii="Aptos" w:hAnsi="Aptos"/>
                <w:sz w:val="18"/>
                <w:szCs w:val="18"/>
              </w:rPr>
            </w:pPr>
            <w:r w:rsidRPr="0037141A">
              <w:rPr>
                <w:rFonts w:ascii="Aptos" w:hAnsi="Aptos"/>
                <w:sz w:val="18"/>
                <w:szCs w:val="18"/>
              </w:rPr>
              <w:t>privatelink.vaultcore.azure.net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369B6B2" w14:textId="77777777" w:rsidR="003F40AD" w:rsidRPr="0037141A" w:rsidRDefault="003F40AD" w:rsidP="005B3E94">
            <w:pPr>
              <w:spacing w:after="0"/>
              <w:rPr>
                <w:rFonts w:ascii="Aptos" w:hAnsi="Aptos"/>
                <w:sz w:val="18"/>
                <w:szCs w:val="18"/>
              </w:rPr>
            </w:pPr>
            <w:r w:rsidRPr="0037141A">
              <w:rPr>
                <w:rFonts w:ascii="Aptos" w:hAnsi="Aptos"/>
                <w:sz w:val="18"/>
                <w:szCs w:val="18"/>
              </w:rPr>
              <w:t>Hub Sub</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9929ECE" w14:textId="77777777" w:rsidR="003F40AD" w:rsidRPr="0037141A" w:rsidRDefault="003F40AD" w:rsidP="005B3E94">
            <w:pPr>
              <w:spacing w:after="0"/>
              <w:rPr>
                <w:rFonts w:ascii="Aptos" w:hAnsi="Aptos"/>
                <w:sz w:val="18"/>
                <w:szCs w:val="18"/>
              </w:rPr>
            </w:pPr>
            <w:r w:rsidRPr="0037141A">
              <w:rPr>
                <w:rFonts w:ascii="Aptos" w:hAnsi="Aptos"/>
                <w:sz w:val="18"/>
                <w:szCs w:val="18"/>
              </w:rPr>
              <w:t>VNet1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8E3445E" w14:textId="77777777" w:rsidR="003F40AD" w:rsidRPr="0037141A" w:rsidRDefault="003F40AD" w:rsidP="005B3E94">
            <w:pPr>
              <w:spacing w:after="0"/>
              <w:rPr>
                <w:rFonts w:ascii="Aptos" w:hAnsi="Aptos"/>
                <w:sz w:val="18"/>
                <w:szCs w:val="18"/>
              </w:rPr>
            </w:pPr>
            <w:r w:rsidRPr="0037141A">
              <w:rPr>
                <w:rFonts w:ascii="Aptos" w:hAnsi="Aptos"/>
                <w:sz w:val="18"/>
                <w:szCs w:val="18"/>
              </w:rPr>
              <w:t>Key Vault PE</w:t>
            </w:r>
          </w:p>
        </w:tc>
      </w:tr>
      <w:tr w:rsidR="003F40AD" w:rsidRPr="0037141A" w14:paraId="33A71489" w14:textId="77777777" w:rsidTr="00226B1F">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4BA3E9BF" w14:textId="77777777" w:rsidR="004C1302" w:rsidRPr="004C1302" w:rsidRDefault="004C1302" w:rsidP="004C1302">
            <w:pPr>
              <w:spacing w:after="0"/>
              <w:rPr>
                <w:rFonts w:ascii="Aptos" w:hAnsi="Aptos"/>
                <w:sz w:val="18"/>
                <w:szCs w:val="18"/>
                <w:lang w:val="en-IN"/>
              </w:rPr>
            </w:pPr>
            <w:r w:rsidRPr="004C1302">
              <w:rPr>
                <w:rFonts w:ascii="Aptos" w:hAnsi="Aptos"/>
                <w:sz w:val="18"/>
                <w:szCs w:val="18"/>
                <w:lang w:val="en-IN"/>
              </w:rPr>
              <w:t>privatelink.blob.core.windows.net</w:t>
            </w:r>
          </w:p>
          <w:p w14:paraId="6E402A73" w14:textId="36EC2769" w:rsidR="003F40AD" w:rsidRPr="0037141A" w:rsidRDefault="003F40AD" w:rsidP="005B3E94">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2EA966C1" w14:textId="77777777" w:rsidR="003F40AD" w:rsidRPr="0037141A" w:rsidRDefault="003F40AD" w:rsidP="005B3E94">
            <w:pPr>
              <w:spacing w:after="0"/>
              <w:rPr>
                <w:rFonts w:ascii="Aptos" w:hAnsi="Aptos"/>
                <w:sz w:val="18"/>
                <w:szCs w:val="18"/>
              </w:rPr>
            </w:pPr>
            <w:r w:rsidRPr="0037141A">
              <w:rPr>
                <w:rFonts w:ascii="Aptos" w:hAnsi="Aptos"/>
                <w:sz w:val="18"/>
                <w:szCs w:val="18"/>
              </w:rPr>
              <w:t>Hub Sub</w:t>
            </w:r>
          </w:p>
        </w:tc>
        <w:tc>
          <w:tcPr>
            <w:tcW w:w="0" w:type="auto"/>
            <w:tcBorders>
              <w:right w:val="single" w:sz="6" w:space="0" w:color="E6E6E6"/>
            </w:tcBorders>
            <w:shd w:val="clear" w:color="auto" w:fill="FAFAFA"/>
            <w:tcMar>
              <w:top w:w="120" w:type="dxa"/>
              <w:left w:w="180" w:type="dxa"/>
              <w:bottom w:w="105" w:type="dxa"/>
              <w:right w:w="120" w:type="dxa"/>
            </w:tcMar>
          </w:tcPr>
          <w:p w14:paraId="33D7C006" w14:textId="77777777" w:rsidR="003F40AD" w:rsidRPr="0037141A" w:rsidRDefault="003F40AD" w:rsidP="005B3E94">
            <w:pPr>
              <w:spacing w:after="0"/>
              <w:rPr>
                <w:rFonts w:ascii="Aptos" w:hAnsi="Aptos"/>
                <w:sz w:val="18"/>
                <w:szCs w:val="18"/>
              </w:rPr>
            </w:pPr>
            <w:r w:rsidRPr="0037141A">
              <w:rPr>
                <w:rFonts w:ascii="Aptos" w:hAnsi="Aptos"/>
                <w:sz w:val="18"/>
                <w:szCs w:val="18"/>
              </w:rPr>
              <w:t>VNet1</w:t>
            </w:r>
          </w:p>
        </w:tc>
        <w:tc>
          <w:tcPr>
            <w:tcW w:w="0" w:type="auto"/>
            <w:tcBorders>
              <w:right w:val="single" w:sz="6" w:space="0" w:color="E6E6E6"/>
            </w:tcBorders>
            <w:shd w:val="clear" w:color="auto" w:fill="FAFAFA"/>
            <w:tcMar>
              <w:top w:w="120" w:type="dxa"/>
              <w:left w:w="180" w:type="dxa"/>
              <w:bottom w:w="105" w:type="dxa"/>
              <w:right w:w="120" w:type="dxa"/>
            </w:tcMar>
          </w:tcPr>
          <w:p w14:paraId="76EE6BB6" w14:textId="77777777" w:rsidR="003F40AD" w:rsidRPr="0037141A" w:rsidRDefault="003F40AD" w:rsidP="005B3E94">
            <w:pPr>
              <w:spacing w:after="0"/>
              <w:rPr>
                <w:rFonts w:ascii="Aptos" w:hAnsi="Aptos"/>
                <w:sz w:val="18"/>
                <w:szCs w:val="18"/>
              </w:rPr>
            </w:pPr>
            <w:r w:rsidRPr="0037141A">
              <w:rPr>
                <w:rFonts w:ascii="Aptos" w:hAnsi="Aptos"/>
                <w:sz w:val="18"/>
                <w:szCs w:val="18"/>
              </w:rPr>
              <w:t>Blob storage access via PE</w:t>
            </w:r>
          </w:p>
        </w:tc>
      </w:tr>
      <w:tr w:rsidR="00226B1F" w:rsidRPr="0037141A" w14:paraId="6585C942" w14:textId="77777777" w:rsidTr="002A4C00">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1C4D7BD8" w14:textId="77777777" w:rsidR="004C1302" w:rsidRPr="004C1302" w:rsidRDefault="004C1302" w:rsidP="004C1302">
            <w:pPr>
              <w:spacing w:after="0"/>
              <w:rPr>
                <w:rFonts w:ascii="Aptos" w:hAnsi="Aptos"/>
                <w:sz w:val="18"/>
                <w:szCs w:val="18"/>
                <w:lang w:val="en-IN"/>
              </w:rPr>
            </w:pPr>
            <w:r w:rsidRPr="004C1302">
              <w:rPr>
                <w:rFonts w:ascii="Aptos" w:hAnsi="Aptos"/>
                <w:sz w:val="18"/>
                <w:szCs w:val="18"/>
                <w:lang w:val="en-IN"/>
              </w:rPr>
              <w:t>privatelink.dfs.core.windows.net</w:t>
            </w:r>
          </w:p>
          <w:p w14:paraId="3066A0C6" w14:textId="77777777" w:rsidR="00226B1F" w:rsidRPr="0037141A" w:rsidRDefault="00226B1F" w:rsidP="00226B1F">
            <w:pPr>
              <w:spacing w:after="0"/>
              <w:rPr>
                <w:rFonts w:ascii="Aptos" w:hAnsi="Aptos"/>
                <w:sz w:val="18"/>
                <w:szCs w:val="18"/>
              </w:rPr>
            </w:pPr>
          </w:p>
        </w:tc>
        <w:tc>
          <w:tcPr>
            <w:tcW w:w="0" w:type="auto"/>
            <w:tcBorders>
              <w:right w:val="single" w:sz="6" w:space="0" w:color="E6E6E6"/>
            </w:tcBorders>
            <w:shd w:val="clear" w:color="auto" w:fill="FAFAFA"/>
            <w:tcMar>
              <w:top w:w="120" w:type="dxa"/>
              <w:left w:w="180" w:type="dxa"/>
              <w:bottom w:w="105" w:type="dxa"/>
              <w:right w:w="120" w:type="dxa"/>
            </w:tcMar>
          </w:tcPr>
          <w:p w14:paraId="6C32974E" w14:textId="02F54DB0" w:rsidR="00226B1F" w:rsidRPr="0037141A" w:rsidRDefault="00226B1F" w:rsidP="00226B1F">
            <w:pPr>
              <w:spacing w:after="0"/>
              <w:rPr>
                <w:rFonts w:ascii="Aptos" w:hAnsi="Aptos"/>
                <w:sz w:val="18"/>
                <w:szCs w:val="18"/>
              </w:rPr>
            </w:pPr>
            <w:r w:rsidRPr="0037141A">
              <w:rPr>
                <w:rFonts w:ascii="Aptos" w:hAnsi="Aptos"/>
                <w:sz w:val="18"/>
                <w:szCs w:val="18"/>
              </w:rPr>
              <w:t>Hub Sub</w:t>
            </w:r>
          </w:p>
        </w:tc>
        <w:tc>
          <w:tcPr>
            <w:tcW w:w="0" w:type="auto"/>
            <w:tcBorders>
              <w:right w:val="single" w:sz="6" w:space="0" w:color="E6E6E6"/>
            </w:tcBorders>
            <w:shd w:val="clear" w:color="auto" w:fill="FAFAFA"/>
            <w:tcMar>
              <w:top w:w="120" w:type="dxa"/>
              <w:left w:w="180" w:type="dxa"/>
              <w:bottom w:w="105" w:type="dxa"/>
              <w:right w:w="120" w:type="dxa"/>
            </w:tcMar>
          </w:tcPr>
          <w:p w14:paraId="6BE38132" w14:textId="2368552B" w:rsidR="00226B1F" w:rsidRPr="0037141A" w:rsidRDefault="00226B1F" w:rsidP="00226B1F">
            <w:pPr>
              <w:spacing w:after="0"/>
              <w:rPr>
                <w:rFonts w:ascii="Aptos" w:hAnsi="Aptos"/>
                <w:sz w:val="18"/>
                <w:szCs w:val="18"/>
              </w:rPr>
            </w:pPr>
            <w:r w:rsidRPr="0037141A">
              <w:rPr>
                <w:rFonts w:ascii="Aptos" w:hAnsi="Aptos"/>
                <w:sz w:val="18"/>
                <w:szCs w:val="18"/>
              </w:rPr>
              <w:t>VNet</w:t>
            </w:r>
            <w:r w:rsidR="004C1302">
              <w:rPr>
                <w:rFonts w:ascii="Aptos" w:hAnsi="Aptos"/>
                <w:sz w:val="18"/>
                <w:szCs w:val="18"/>
              </w:rPr>
              <w:t>1</w:t>
            </w:r>
          </w:p>
        </w:tc>
        <w:tc>
          <w:tcPr>
            <w:tcW w:w="0" w:type="auto"/>
            <w:tcBorders>
              <w:right w:val="single" w:sz="6" w:space="0" w:color="E6E6E6"/>
            </w:tcBorders>
            <w:shd w:val="clear" w:color="auto" w:fill="FAFAFA"/>
            <w:tcMar>
              <w:top w:w="120" w:type="dxa"/>
              <w:left w:w="180" w:type="dxa"/>
              <w:bottom w:w="105" w:type="dxa"/>
              <w:right w:w="120" w:type="dxa"/>
            </w:tcMar>
          </w:tcPr>
          <w:p w14:paraId="11E050BB" w14:textId="749823C4" w:rsidR="00226B1F" w:rsidRPr="0037141A" w:rsidRDefault="004C1302" w:rsidP="00226B1F">
            <w:pPr>
              <w:spacing w:after="0"/>
              <w:rPr>
                <w:rFonts w:ascii="Aptos" w:hAnsi="Aptos"/>
                <w:sz w:val="18"/>
                <w:szCs w:val="18"/>
              </w:rPr>
            </w:pPr>
            <w:r>
              <w:rPr>
                <w:rFonts w:ascii="Aptos" w:hAnsi="Aptos"/>
                <w:sz w:val="18"/>
                <w:szCs w:val="18"/>
              </w:rPr>
              <w:t>dfs</w:t>
            </w:r>
          </w:p>
        </w:tc>
      </w:tr>
      <w:tr w:rsidR="004C1302" w:rsidRPr="0037141A" w14:paraId="018C50E4" w14:textId="77777777" w:rsidTr="002A4C00">
        <w:trPr>
          <w:tblCellSpacing w:w="15" w:type="dxa"/>
        </w:trPr>
        <w:tc>
          <w:tcPr>
            <w:tcW w:w="0" w:type="auto"/>
            <w:tcBorders>
              <w:left w:val="single" w:sz="6" w:space="0" w:color="E6E6E6"/>
              <w:right w:val="single" w:sz="6" w:space="0" w:color="E6E6E6"/>
            </w:tcBorders>
            <w:shd w:val="clear" w:color="auto" w:fill="FAFAFA"/>
            <w:tcMar>
              <w:top w:w="120" w:type="dxa"/>
              <w:left w:w="180" w:type="dxa"/>
              <w:bottom w:w="105" w:type="dxa"/>
              <w:right w:w="120" w:type="dxa"/>
            </w:tcMar>
          </w:tcPr>
          <w:p w14:paraId="1EFAC220" w14:textId="07313E91" w:rsidR="004C1302" w:rsidRPr="004C1302" w:rsidRDefault="004C1302" w:rsidP="004C1302">
            <w:pPr>
              <w:spacing w:after="0"/>
              <w:rPr>
                <w:rFonts w:ascii="Aptos" w:hAnsi="Aptos"/>
                <w:sz w:val="18"/>
                <w:szCs w:val="18"/>
                <w:lang w:val="en-IN"/>
              </w:rPr>
            </w:pPr>
            <w:r w:rsidRPr="004C1302">
              <w:rPr>
                <w:rFonts w:ascii="Aptos" w:hAnsi="Aptos"/>
                <w:sz w:val="18"/>
                <w:szCs w:val="18"/>
                <w:lang w:val="en-IN"/>
              </w:rPr>
              <w:t>germanywestcentral.pl-auth.privatelink.azuredatabricks.net</w:t>
            </w:r>
          </w:p>
        </w:tc>
        <w:tc>
          <w:tcPr>
            <w:tcW w:w="0" w:type="auto"/>
            <w:tcBorders>
              <w:right w:val="single" w:sz="6" w:space="0" w:color="E6E6E6"/>
            </w:tcBorders>
            <w:shd w:val="clear" w:color="auto" w:fill="FAFAFA"/>
            <w:tcMar>
              <w:top w:w="120" w:type="dxa"/>
              <w:left w:w="180" w:type="dxa"/>
              <w:bottom w:w="105" w:type="dxa"/>
              <w:right w:w="120" w:type="dxa"/>
            </w:tcMar>
          </w:tcPr>
          <w:p w14:paraId="14F613A1" w14:textId="33E193FB" w:rsidR="004C1302" w:rsidRPr="0037141A" w:rsidRDefault="004C1302" w:rsidP="00226B1F">
            <w:pPr>
              <w:spacing w:after="0"/>
              <w:rPr>
                <w:rFonts w:ascii="Aptos" w:hAnsi="Aptos"/>
                <w:sz w:val="18"/>
                <w:szCs w:val="18"/>
              </w:rPr>
            </w:pPr>
            <w:r>
              <w:rPr>
                <w:rFonts w:ascii="Aptos" w:hAnsi="Aptos"/>
                <w:sz w:val="18"/>
                <w:szCs w:val="18"/>
              </w:rPr>
              <w:t>Hub Sub</w:t>
            </w:r>
          </w:p>
        </w:tc>
        <w:tc>
          <w:tcPr>
            <w:tcW w:w="0" w:type="auto"/>
            <w:tcBorders>
              <w:right w:val="single" w:sz="6" w:space="0" w:color="E6E6E6"/>
            </w:tcBorders>
            <w:shd w:val="clear" w:color="auto" w:fill="FAFAFA"/>
            <w:tcMar>
              <w:top w:w="120" w:type="dxa"/>
              <w:left w:w="180" w:type="dxa"/>
              <w:bottom w:w="105" w:type="dxa"/>
              <w:right w:w="120" w:type="dxa"/>
            </w:tcMar>
          </w:tcPr>
          <w:p w14:paraId="3F5BBE56" w14:textId="61BE975D" w:rsidR="004C1302" w:rsidRPr="0037141A" w:rsidRDefault="004C1302" w:rsidP="00226B1F">
            <w:pPr>
              <w:spacing w:after="0"/>
              <w:rPr>
                <w:rFonts w:ascii="Aptos" w:hAnsi="Aptos"/>
                <w:sz w:val="18"/>
                <w:szCs w:val="18"/>
              </w:rPr>
            </w:pPr>
            <w:r>
              <w:rPr>
                <w:rFonts w:ascii="Aptos" w:hAnsi="Aptos"/>
                <w:sz w:val="18"/>
                <w:szCs w:val="18"/>
              </w:rPr>
              <w:t>Mgmt. Vnete</w:t>
            </w:r>
          </w:p>
        </w:tc>
        <w:tc>
          <w:tcPr>
            <w:tcW w:w="0" w:type="auto"/>
            <w:tcBorders>
              <w:right w:val="single" w:sz="6" w:space="0" w:color="E6E6E6"/>
            </w:tcBorders>
            <w:shd w:val="clear" w:color="auto" w:fill="FAFAFA"/>
            <w:tcMar>
              <w:top w:w="120" w:type="dxa"/>
              <w:left w:w="180" w:type="dxa"/>
              <w:bottom w:w="105" w:type="dxa"/>
              <w:right w:w="120" w:type="dxa"/>
            </w:tcMar>
          </w:tcPr>
          <w:p w14:paraId="3DA1C195" w14:textId="33C28DAC" w:rsidR="004C1302" w:rsidDel="004C1302" w:rsidRDefault="004C1302" w:rsidP="00226B1F">
            <w:pPr>
              <w:spacing w:after="0"/>
              <w:rPr>
                <w:rFonts w:ascii="Aptos" w:hAnsi="Aptos"/>
                <w:sz w:val="18"/>
                <w:szCs w:val="18"/>
              </w:rPr>
            </w:pPr>
            <w:r>
              <w:rPr>
                <w:rFonts w:ascii="Aptos" w:hAnsi="Aptos"/>
                <w:sz w:val="18"/>
                <w:szCs w:val="18"/>
              </w:rPr>
              <w:t>Databricks browser authentication end point</w:t>
            </w:r>
          </w:p>
        </w:tc>
      </w:tr>
      <w:tr w:rsidR="004C1302" w:rsidRPr="0037141A" w14:paraId="2A25151C" w14:textId="77777777" w:rsidTr="00DC2490">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0DE9A811" w14:textId="39CC891B" w:rsidR="004C1302" w:rsidRPr="004C1302" w:rsidRDefault="004C1302" w:rsidP="004C1302">
            <w:pPr>
              <w:spacing w:after="0"/>
              <w:rPr>
                <w:rFonts w:ascii="Aptos" w:hAnsi="Aptos"/>
                <w:sz w:val="18"/>
                <w:szCs w:val="18"/>
                <w:lang w:val="en-IN"/>
              </w:rPr>
            </w:pPr>
            <w:r w:rsidRPr="004C1302">
              <w:rPr>
                <w:rFonts w:ascii="Aptos" w:hAnsi="Aptos"/>
                <w:sz w:val="18"/>
                <w:szCs w:val="18"/>
                <w:lang w:val="en-IN"/>
              </w:rPr>
              <w:t>privatelink.azuredatabricks.net</w:t>
            </w:r>
            <w:r>
              <w:rPr>
                <w:rFonts w:ascii="Aptos" w:hAnsi="Aptos"/>
                <w:sz w:val="18"/>
                <w:szCs w:val="18"/>
                <w:lang w:val="en-IN"/>
              </w:rPr>
              <w:t>(workspace url)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7E151B1" w14:textId="7DF10BAC" w:rsidR="004C1302" w:rsidRDefault="004C1302" w:rsidP="00226B1F">
            <w:pPr>
              <w:spacing w:after="0"/>
              <w:rPr>
                <w:rFonts w:ascii="Aptos" w:hAnsi="Aptos"/>
                <w:sz w:val="18"/>
                <w:szCs w:val="18"/>
              </w:rPr>
            </w:pPr>
            <w:r>
              <w:rPr>
                <w:rFonts w:ascii="Aptos" w:hAnsi="Aptos"/>
                <w:sz w:val="18"/>
                <w:szCs w:val="18"/>
              </w:rPr>
              <w:t>Hub Sub</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A07D202" w14:textId="10C0EDC3" w:rsidR="004C1302" w:rsidRDefault="004C1302" w:rsidP="00226B1F">
            <w:pPr>
              <w:spacing w:after="0"/>
              <w:rPr>
                <w:rFonts w:ascii="Aptos" w:hAnsi="Aptos"/>
                <w:sz w:val="18"/>
                <w:szCs w:val="18"/>
              </w:rPr>
            </w:pPr>
            <w:r>
              <w:rPr>
                <w:rFonts w:ascii="Aptos" w:hAnsi="Aptos"/>
                <w:sz w:val="18"/>
                <w:szCs w:val="18"/>
              </w:rPr>
              <w:t>Vnet1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19108759" w14:textId="73C08EDA" w:rsidR="004C1302" w:rsidRDefault="004C1302" w:rsidP="00226B1F">
            <w:pPr>
              <w:spacing w:after="0"/>
              <w:rPr>
                <w:rFonts w:ascii="Aptos" w:hAnsi="Aptos"/>
                <w:sz w:val="18"/>
                <w:szCs w:val="18"/>
              </w:rPr>
            </w:pPr>
            <w:r>
              <w:rPr>
                <w:rFonts w:ascii="Aptos" w:hAnsi="Aptos"/>
                <w:sz w:val="18"/>
                <w:szCs w:val="18"/>
              </w:rPr>
              <w:t>Databricks ui-api endpoint</w:t>
            </w:r>
          </w:p>
        </w:tc>
      </w:tr>
    </w:tbl>
    <w:p w14:paraId="2BCBA982" w14:textId="77777777" w:rsidR="003F40AD" w:rsidRDefault="003F40AD" w:rsidP="003F40AD">
      <w:pPr>
        <w:spacing w:after="0"/>
      </w:pPr>
    </w:p>
    <w:p w14:paraId="3F329C9F" w14:textId="77777777" w:rsidR="003F40AD" w:rsidRPr="008205AA" w:rsidRDefault="003F40AD" w:rsidP="003F40AD">
      <w:pPr>
        <w:spacing w:after="0"/>
        <w:rPr>
          <w:rFonts w:ascii="Aptos" w:hAnsi="Aptos"/>
          <w:sz w:val="18"/>
          <w:szCs w:val="18"/>
        </w:rPr>
      </w:pPr>
      <w:r w:rsidRPr="008205AA">
        <w:rPr>
          <w:rFonts w:ascii="Aptos" w:hAnsi="Aptos"/>
          <w:sz w:val="18"/>
          <w:szCs w:val="18"/>
        </w:rPr>
        <w:t>All VNet DNS settings point to </w:t>
      </w:r>
      <w:r w:rsidRPr="008205AA">
        <w:rPr>
          <w:rFonts w:ascii="Aptos" w:hAnsi="Aptos"/>
          <w:b/>
          <w:bCs/>
          <w:sz w:val="18"/>
          <w:szCs w:val="18"/>
        </w:rPr>
        <w:t>Hub DNS Inbound Endpoint</w:t>
      </w:r>
      <w:r w:rsidRPr="008205AA">
        <w:rPr>
          <w:rFonts w:ascii="Aptos" w:hAnsi="Aptos"/>
          <w:sz w:val="18"/>
          <w:szCs w:val="18"/>
        </w:rPr>
        <w:t> → DNS resolution is centralized and auditable.</w:t>
      </w:r>
    </w:p>
    <w:p w14:paraId="13AF42AD" w14:textId="039CB139" w:rsidR="003F40AD" w:rsidRPr="00744F65" w:rsidRDefault="003F40AD" w:rsidP="00744F65">
      <w:pPr>
        <w:pStyle w:val="Heading3"/>
      </w:pPr>
      <w:bookmarkStart w:id="174" w:name="_Toc231400238"/>
      <w:bookmarkStart w:id="175" w:name="_Toc243346160"/>
      <w:r w:rsidRPr="00744F65">
        <w:t>Backup &amp; Installables – Private Storage</w:t>
      </w:r>
      <w:bookmarkEnd w:id="174"/>
      <w:bookmarkEnd w:id="175"/>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396"/>
        <w:gridCol w:w="1610"/>
        <w:gridCol w:w="1602"/>
        <w:gridCol w:w="1811"/>
      </w:tblGrid>
      <w:tr w:rsidR="003F40AD" w:rsidRPr="0049125A" w14:paraId="52EF0734" w14:textId="77777777" w:rsidTr="00A30A2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59DA231" w14:textId="77777777" w:rsidR="003F40AD" w:rsidRPr="0049125A" w:rsidRDefault="003F40AD" w:rsidP="005B3E94">
            <w:pPr>
              <w:spacing w:after="0"/>
              <w:rPr>
                <w:rFonts w:ascii="Aptos" w:hAnsi="Aptos"/>
                <w:b/>
                <w:bCs/>
                <w:color w:val="FFFFFF" w:themeColor="background1"/>
                <w:sz w:val="18"/>
                <w:szCs w:val="18"/>
              </w:rPr>
            </w:pPr>
            <w:r w:rsidRPr="0049125A">
              <w:rPr>
                <w:rFonts w:ascii="Aptos" w:hAnsi="Aptos"/>
                <w:b/>
                <w:bCs/>
                <w:color w:val="FFFFFF" w:themeColor="background1"/>
                <w:sz w:val="18"/>
                <w:szCs w:val="18"/>
              </w:rPr>
              <w:t>Use Case</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B64063F" w14:textId="77777777" w:rsidR="003F40AD" w:rsidRPr="0049125A" w:rsidRDefault="003F40AD" w:rsidP="005B3E94">
            <w:pPr>
              <w:spacing w:after="0"/>
              <w:rPr>
                <w:rFonts w:ascii="Aptos" w:hAnsi="Aptos"/>
                <w:b/>
                <w:bCs/>
                <w:color w:val="FFFFFF" w:themeColor="background1"/>
                <w:sz w:val="18"/>
                <w:szCs w:val="18"/>
              </w:rPr>
            </w:pPr>
            <w:r w:rsidRPr="0049125A">
              <w:rPr>
                <w:rFonts w:ascii="Aptos" w:hAnsi="Aptos"/>
                <w:b/>
                <w:bCs/>
                <w:color w:val="FFFFFF" w:themeColor="background1"/>
                <w:sz w:val="18"/>
                <w:szCs w:val="18"/>
              </w:rPr>
              <w:t>Storage Access</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7506D8F" w14:textId="77777777" w:rsidR="003F40AD" w:rsidRPr="0049125A" w:rsidRDefault="003F40AD" w:rsidP="005B3E94">
            <w:pPr>
              <w:spacing w:after="0"/>
              <w:rPr>
                <w:rFonts w:ascii="Aptos" w:hAnsi="Aptos"/>
                <w:b/>
                <w:bCs/>
                <w:color w:val="FFFFFF" w:themeColor="background1"/>
                <w:sz w:val="18"/>
                <w:szCs w:val="18"/>
              </w:rPr>
            </w:pPr>
            <w:r w:rsidRPr="0049125A">
              <w:rPr>
                <w:rFonts w:ascii="Aptos" w:hAnsi="Aptos"/>
                <w:b/>
                <w:bCs/>
                <w:color w:val="FFFFFF" w:themeColor="background1"/>
                <w:sz w:val="18"/>
                <w:szCs w:val="18"/>
              </w:rPr>
              <w:t>Access Method</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4387FC83" w14:textId="77777777" w:rsidR="003F40AD" w:rsidRPr="0049125A" w:rsidRDefault="003F40AD" w:rsidP="005B3E94">
            <w:pPr>
              <w:spacing w:after="0"/>
              <w:rPr>
                <w:rFonts w:ascii="Aptos" w:hAnsi="Aptos"/>
                <w:b/>
                <w:bCs/>
                <w:color w:val="FFFFFF" w:themeColor="background1"/>
                <w:sz w:val="18"/>
                <w:szCs w:val="18"/>
              </w:rPr>
            </w:pPr>
            <w:r w:rsidRPr="0049125A">
              <w:rPr>
                <w:rFonts w:ascii="Aptos" w:hAnsi="Aptos"/>
                <w:b/>
                <w:bCs/>
                <w:color w:val="FFFFFF" w:themeColor="background1"/>
                <w:sz w:val="18"/>
                <w:szCs w:val="18"/>
              </w:rPr>
              <w:t>Security</w:t>
            </w:r>
          </w:p>
        </w:tc>
      </w:tr>
      <w:tr w:rsidR="003F40AD" w:rsidRPr="00DF5A3A" w14:paraId="4FABD51F" w14:textId="77777777" w:rsidTr="00A30A2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36F43906" w14:textId="77777777" w:rsidR="003F40AD" w:rsidRPr="00DF5A3A" w:rsidRDefault="003F40AD" w:rsidP="005B3E94">
            <w:pPr>
              <w:spacing w:after="0"/>
              <w:rPr>
                <w:rFonts w:ascii="Aptos" w:hAnsi="Aptos"/>
                <w:sz w:val="18"/>
                <w:szCs w:val="18"/>
              </w:rPr>
            </w:pPr>
            <w:r w:rsidRPr="00DF5A3A">
              <w:rPr>
                <w:rFonts w:ascii="Aptos" w:hAnsi="Aptos"/>
                <w:sz w:val="18"/>
                <w:szCs w:val="18"/>
              </w:rPr>
              <w:t>App Backups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523C5A91" w14:textId="77777777" w:rsidR="003F40AD" w:rsidRPr="00DF5A3A" w:rsidRDefault="003F40AD" w:rsidP="005B3E94">
            <w:pPr>
              <w:spacing w:after="0"/>
              <w:rPr>
                <w:rFonts w:ascii="Aptos" w:hAnsi="Aptos"/>
                <w:sz w:val="18"/>
                <w:szCs w:val="18"/>
              </w:rPr>
            </w:pPr>
            <w:r w:rsidRPr="00DF5A3A">
              <w:rPr>
                <w:rFonts w:ascii="Aptos" w:hAnsi="Aptos"/>
                <w:sz w:val="18"/>
                <w:szCs w:val="18"/>
              </w:rPr>
              <w:t>Blob Storage PE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06B6023" w14:textId="77777777" w:rsidR="003F40AD" w:rsidRPr="00DF5A3A" w:rsidRDefault="003F40AD" w:rsidP="005B3E94">
            <w:pPr>
              <w:spacing w:after="0"/>
              <w:rPr>
                <w:rFonts w:ascii="Aptos" w:hAnsi="Aptos"/>
                <w:sz w:val="18"/>
                <w:szCs w:val="18"/>
              </w:rPr>
            </w:pPr>
            <w:r w:rsidRPr="00DF5A3A">
              <w:rPr>
                <w:rFonts w:ascii="Aptos" w:hAnsi="Aptos"/>
                <w:sz w:val="18"/>
                <w:szCs w:val="18"/>
              </w:rPr>
              <w:t>Private IP</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2541B65" w14:textId="77777777" w:rsidR="003F40AD" w:rsidRPr="00DF5A3A" w:rsidRDefault="003F40AD" w:rsidP="005B3E94">
            <w:pPr>
              <w:spacing w:after="0"/>
              <w:rPr>
                <w:rFonts w:ascii="Aptos" w:hAnsi="Aptos"/>
                <w:sz w:val="18"/>
                <w:szCs w:val="18"/>
              </w:rPr>
            </w:pPr>
            <w:r w:rsidRPr="00DF5A3A">
              <w:rPr>
                <w:rFonts w:ascii="Aptos" w:hAnsi="Aptos"/>
                <w:sz w:val="18"/>
                <w:szCs w:val="18"/>
              </w:rPr>
              <w:t>Restricted via NSG</w:t>
            </w:r>
          </w:p>
        </w:tc>
      </w:tr>
    </w:tbl>
    <w:p w14:paraId="0E1BE187" w14:textId="77777777" w:rsidR="003F40AD" w:rsidRPr="00AD20C4" w:rsidRDefault="003F40AD" w:rsidP="003F40AD"/>
    <w:p w14:paraId="5EA7B4A9" w14:textId="77777777" w:rsidR="003F40AD" w:rsidRDefault="003F40AD" w:rsidP="003F40AD"/>
    <w:p w14:paraId="62CA8F35" w14:textId="77777777" w:rsidR="003F40AD" w:rsidRPr="00515707" w:rsidRDefault="003F40AD" w:rsidP="003F40AD">
      <w:pPr>
        <w:spacing w:after="0"/>
        <w:rPr>
          <w:b/>
          <w:bCs/>
        </w:rPr>
      </w:pPr>
      <w:r>
        <w:t xml:space="preserve"> </w:t>
      </w:r>
      <w:r w:rsidRPr="00515707">
        <w:rPr>
          <w:b/>
          <w:bCs/>
        </w:rPr>
        <w:t>Summary:</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992"/>
        <w:gridCol w:w="6352"/>
      </w:tblGrid>
      <w:tr w:rsidR="003F40AD" w:rsidRPr="00431408" w14:paraId="31007C4C" w14:textId="77777777" w:rsidTr="00431408">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0FE4DFF7" w14:textId="77777777" w:rsidR="003F40AD" w:rsidRPr="00431408" w:rsidRDefault="003F40AD" w:rsidP="005B3E94">
            <w:pPr>
              <w:spacing w:after="0"/>
              <w:rPr>
                <w:rFonts w:ascii="Aptos" w:hAnsi="Aptos"/>
                <w:b/>
                <w:bCs/>
                <w:color w:val="FFFFFF" w:themeColor="background1"/>
                <w:sz w:val="18"/>
                <w:szCs w:val="18"/>
              </w:rPr>
            </w:pPr>
            <w:r w:rsidRPr="00431408">
              <w:rPr>
                <w:rFonts w:ascii="Aptos" w:hAnsi="Aptos"/>
                <w:b/>
                <w:bCs/>
                <w:color w:val="FFFFFF" w:themeColor="background1"/>
                <w:sz w:val="18"/>
                <w:szCs w:val="18"/>
              </w:rPr>
              <w:t>Benefit</w:t>
            </w:r>
          </w:p>
        </w:tc>
        <w:tc>
          <w:tcPr>
            <w:tcW w:w="0" w:type="auto"/>
            <w:tcBorders>
              <w:top w:val="single" w:sz="6" w:space="0" w:color="E6E6E6"/>
              <w:bottom w:val="single" w:sz="6" w:space="0" w:color="E6E6E6"/>
              <w:right w:val="single" w:sz="6" w:space="0" w:color="E6E6E6"/>
            </w:tcBorders>
            <w:shd w:val="clear" w:color="auto" w:fill="156082"/>
            <w:tcMar>
              <w:top w:w="120" w:type="dxa"/>
              <w:left w:w="180" w:type="dxa"/>
              <w:bottom w:w="105" w:type="dxa"/>
              <w:right w:w="120" w:type="dxa"/>
            </w:tcMar>
            <w:hideMark/>
          </w:tcPr>
          <w:p w14:paraId="5A70B5EF" w14:textId="77777777" w:rsidR="003F40AD" w:rsidRPr="00431408" w:rsidRDefault="003F40AD" w:rsidP="005B3E94">
            <w:pPr>
              <w:spacing w:after="0"/>
              <w:rPr>
                <w:rFonts w:ascii="Aptos" w:hAnsi="Aptos"/>
                <w:b/>
                <w:bCs/>
                <w:color w:val="FFFFFF" w:themeColor="background1"/>
                <w:sz w:val="18"/>
                <w:szCs w:val="18"/>
              </w:rPr>
            </w:pPr>
            <w:r w:rsidRPr="00431408">
              <w:rPr>
                <w:rFonts w:ascii="Aptos" w:hAnsi="Aptos"/>
                <w:b/>
                <w:bCs/>
                <w:color w:val="FFFFFF" w:themeColor="background1"/>
                <w:sz w:val="18"/>
                <w:szCs w:val="18"/>
              </w:rPr>
              <w:t>Outcome</w:t>
            </w:r>
          </w:p>
        </w:tc>
      </w:tr>
      <w:tr w:rsidR="003F40AD" w:rsidRPr="00431408" w14:paraId="3097B303" w14:textId="77777777">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AAD4DB7" w14:textId="77777777" w:rsidR="003F40AD" w:rsidRPr="00431408" w:rsidRDefault="003F40AD" w:rsidP="005B3E94">
            <w:pPr>
              <w:spacing w:after="0"/>
              <w:rPr>
                <w:rFonts w:ascii="Aptos" w:hAnsi="Aptos"/>
                <w:sz w:val="18"/>
                <w:szCs w:val="18"/>
              </w:rPr>
            </w:pPr>
            <w:r w:rsidRPr="00431408">
              <w:rPr>
                <w:rFonts w:ascii="Aptos" w:hAnsi="Aptos"/>
                <w:sz w:val="18"/>
                <w:szCs w:val="18"/>
              </w:rPr>
              <w:t>No public exposure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58B6B13" w14:textId="77777777" w:rsidR="003F40AD" w:rsidRPr="00431408" w:rsidRDefault="003F40AD" w:rsidP="005B3E94">
            <w:pPr>
              <w:spacing w:after="0"/>
              <w:rPr>
                <w:rFonts w:ascii="Aptos" w:hAnsi="Aptos"/>
                <w:sz w:val="18"/>
                <w:szCs w:val="18"/>
              </w:rPr>
            </w:pPr>
            <w:r w:rsidRPr="00431408">
              <w:rPr>
                <w:rFonts w:ascii="Aptos" w:hAnsi="Aptos"/>
                <w:sz w:val="18"/>
                <w:szCs w:val="18"/>
              </w:rPr>
              <w:t>Eliminates risk from public attack surfaces</w:t>
            </w:r>
          </w:p>
        </w:tc>
      </w:tr>
      <w:tr w:rsidR="003F40AD" w:rsidRPr="00431408" w14:paraId="28C0C840" w14:textId="77777777">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D6B44A7" w14:textId="77777777" w:rsidR="003F40AD" w:rsidRPr="00431408" w:rsidRDefault="003F40AD" w:rsidP="005B3E94">
            <w:pPr>
              <w:spacing w:after="0"/>
              <w:rPr>
                <w:rFonts w:ascii="Aptos" w:hAnsi="Aptos"/>
                <w:sz w:val="18"/>
                <w:szCs w:val="18"/>
              </w:rPr>
            </w:pPr>
            <w:r w:rsidRPr="00431408">
              <w:rPr>
                <w:rFonts w:ascii="Aptos" w:hAnsi="Aptos"/>
                <w:sz w:val="18"/>
                <w:szCs w:val="18"/>
              </w:rPr>
              <w:t>Resolved via Private DNS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7357471" w14:textId="5F5742C0" w:rsidR="003F40AD" w:rsidRPr="00431408" w:rsidRDefault="00246063" w:rsidP="005B3E94">
            <w:pPr>
              <w:spacing w:after="0"/>
              <w:rPr>
                <w:rFonts w:ascii="Aptos" w:hAnsi="Aptos"/>
                <w:sz w:val="18"/>
                <w:szCs w:val="18"/>
              </w:rPr>
            </w:pPr>
            <w:r w:rsidRPr="00431408">
              <w:rPr>
                <w:rFonts w:ascii="Aptos" w:hAnsi="Aptos"/>
                <w:sz w:val="18"/>
                <w:szCs w:val="18"/>
              </w:rPr>
              <w:t>Ensure</w:t>
            </w:r>
            <w:r w:rsidR="003F40AD" w:rsidRPr="00431408">
              <w:rPr>
                <w:rFonts w:ascii="Aptos" w:hAnsi="Aptos"/>
                <w:sz w:val="18"/>
                <w:szCs w:val="18"/>
              </w:rPr>
              <w:t xml:space="preserve"> secure, reliable FQDN resolution</w:t>
            </w:r>
          </w:p>
        </w:tc>
      </w:tr>
      <w:tr w:rsidR="003F40AD" w:rsidRPr="00431408" w14:paraId="7E2AC8E6" w14:textId="77777777">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6CF17BE" w14:textId="77777777" w:rsidR="003F40AD" w:rsidRPr="00431408" w:rsidRDefault="003F40AD" w:rsidP="005B3E94">
            <w:pPr>
              <w:spacing w:after="0"/>
              <w:rPr>
                <w:rFonts w:ascii="Aptos" w:hAnsi="Aptos"/>
                <w:sz w:val="18"/>
                <w:szCs w:val="18"/>
              </w:rPr>
            </w:pPr>
            <w:r w:rsidRPr="00431408">
              <w:rPr>
                <w:rFonts w:ascii="Aptos" w:hAnsi="Aptos"/>
                <w:sz w:val="18"/>
                <w:szCs w:val="18"/>
              </w:rPr>
              <w:t>Zero-Trust Friendly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CE9B5B" w14:textId="77777777" w:rsidR="003F40AD" w:rsidRPr="00431408" w:rsidRDefault="003F40AD" w:rsidP="005B3E94">
            <w:pPr>
              <w:spacing w:after="0"/>
              <w:rPr>
                <w:rFonts w:ascii="Aptos" w:hAnsi="Aptos"/>
                <w:sz w:val="18"/>
                <w:szCs w:val="18"/>
              </w:rPr>
            </w:pPr>
            <w:r w:rsidRPr="00431408">
              <w:rPr>
                <w:rFonts w:ascii="Aptos" w:hAnsi="Aptos"/>
                <w:sz w:val="18"/>
                <w:szCs w:val="18"/>
              </w:rPr>
              <w:t>Full control via RBAC, NSGs, UDRs, and FW policies</w:t>
            </w:r>
          </w:p>
        </w:tc>
      </w:tr>
      <w:tr w:rsidR="003F40AD" w:rsidRPr="00431408" w14:paraId="0EFA1EBA" w14:textId="77777777">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4A6A0D66" w14:textId="77777777" w:rsidR="003F40AD" w:rsidRPr="00431408" w:rsidRDefault="003F40AD" w:rsidP="005B3E94">
            <w:pPr>
              <w:spacing w:after="0"/>
              <w:rPr>
                <w:rFonts w:ascii="Aptos" w:hAnsi="Aptos"/>
                <w:sz w:val="18"/>
                <w:szCs w:val="18"/>
              </w:rPr>
            </w:pPr>
            <w:r w:rsidRPr="00431408">
              <w:rPr>
                <w:rFonts w:ascii="Aptos" w:hAnsi="Aptos"/>
                <w:sz w:val="18"/>
                <w:szCs w:val="18"/>
              </w:rPr>
              <w:lastRenderedPageBreak/>
              <w:t>Services like Blob, KV, Monitor secured</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7F74541B" w14:textId="77777777" w:rsidR="003F40AD" w:rsidRDefault="003F40AD" w:rsidP="005B3E94">
            <w:pPr>
              <w:spacing w:after="0"/>
              <w:rPr>
                <w:rFonts w:ascii="Aptos" w:hAnsi="Aptos"/>
                <w:sz w:val="18"/>
                <w:szCs w:val="18"/>
              </w:rPr>
            </w:pPr>
            <w:r w:rsidRPr="00431408">
              <w:rPr>
                <w:rFonts w:ascii="Aptos" w:hAnsi="Aptos"/>
                <w:sz w:val="18"/>
                <w:szCs w:val="18"/>
              </w:rPr>
              <w:t>All key services access routed over Private Link only</w:t>
            </w:r>
          </w:p>
          <w:p w14:paraId="6190E6FB" w14:textId="30773539" w:rsidR="002A4C00" w:rsidRPr="00431408" w:rsidRDefault="002A4C00" w:rsidP="005B3E94">
            <w:pPr>
              <w:spacing w:after="0"/>
              <w:rPr>
                <w:rFonts w:ascii="Aptos" w:hAnsi="Aptos"/>
                <w:sz w:val="18"/>
                <w:szCs w:val="18"/>
              </w:rPr>
            </w:pPr>
            <w:r>
              <w:rPr>
                <w:rFonts w:ascii="Aptos" w:hAnsi="Aptos"/>
                <w:sz w:val="18"/>
                <w:szCs w:val="18"/>
              </w:rPr>
              <w:t xml:space="preserve">*One exception </w:t>
            </w:r>
            <w:r w:rsidR="00940458">
              <w:rPr>
                <w:rFonts w:ascii="Aptos" w:hAnsi="Aptos"/>
                <w:sz w:val="18"/>
                <w:szCs w:val="18"/>
              </w:rPr>
              <w:t>is that</w:t>
            </w:r>
            <w:r>
              <w:rPr>
                <w:rFonts w:ascii="Aptos" w:hAnsi="Aptos"/>
                <w:sz w:val="18"/>
                <w:szCs w:val="18"/>
              </w:rPr>
              <w:t xml:space="preserve"> </w:t>
            </w:r>
            <w:proofErr w:type="gramStart"/>
            <w:r>
              <w:rPr>
                <w:rFonts w:ascii="Aptos" w:hAnsi="Aptos"/>
                <w:sz w:val="18"/>
                <w:szCs w:val="18"/>
              </w:rPr>
              <w:t>ke</w:t>
            </w:r>
            <w:r w:rsidR="00246063">
              <w:rPr>
                <w:rFonts w:ascii="Aptos" w:hAnsi="Aptos"/>
                <w:sz w:val="18"/>
                <w:szCs w:val="18"/>
              </w:rPr>
              <w:t>y</w:t>
            </w:r>
            <w:proofErr w:type="gramEnd"/>
            <w:r>
              <w:rPr>
                <w:rFonts w:ascii="Aptos" w:hAnsi="Aptos"/>
                <w:sz w:val="18"/>
                <w:szCs w:val="18"/>
              </w:rPr>
              <w:t xml:space="preserve"> and secrets </w:t>
            </w:r>
            <w:proofErr w:type="gramStart"/>
            <w:r>
              <w:rPr>
                <w:rFonts w:ascii="Aptos" w:hAnsi="Aptos"/>
                <w:sz w:val="18"/>
                <w:szCs w:val="18"/>
              </w:rPr>
              <w:t>use</w:t>
            </w:r>
            <w:proofErr w:type="gramEnd"/>
            <w:r>
              <w:rPr>
                <w:rFonts w:ascii="Aptos" w:hAnsi="Aptos"/>
                <w:sz w:val="18"/>
                <w:szCs w:val="18"/>
              </w:rPr>
              <w:t xml:space="preserve"> by databricks control plane over trusted network</w:t>
            </w:r>
          </w:p>
        </w:tc>
      </w:tr>
    </w:tbl>
    <w:p w14:paraId="2C797C7F" w14:textId="77777777" w:rsidR="003F40AD" w:rsidRDefault="003F40AD" w:rsidP="003F40AD"/>
    <w:p w14:paraId="2D581501" w14:textId="298B6618" w:rsidR="00D84C37" w:rsidRDefault="00CE722F">
      <w:pPr>
        <w:pStyle w:val="Heading2"/>
      </w:pPr>
      <w:bookmarkStart w:id="176" w:name="_Toc232103780"/>
      <w:bookmarkStart w:id="177" w:name="_Toc232103781"/>
      <w:bookmarkStart w:id="178" w:name="_Toc232103826"/>
      <w:bookmarkStart w:id="179" w:name="_Toc232103852"/>
      <w:bookmarkStart w:id="180" w:name="_Toc232103878"/>
      <w:bookmarkStart w:id="181" w:name="_Toc232074625"/>
      <w:bookmarkStart w:id="182" w:name="_Toc243346161"/>
      <w:bookmarkEnd w:id="176"/>
      <w:bookmarkEnd w:id="177"/>
      <w:bookmarkEnd w:id="178"/>
      <w:bookmarkEnd w:id="179"/>
      <w:bookmarkEnd w:id="180"/>
      <w:r>
        <w:t>Disaster Recovery</w:t>
      </w:r>
      <w:bookmarkEnd w:id="181"/>
      <w:r w:rsidR="00D93402">
        <w:t xml:space="preserve"> &lt;to be conformed&gt;</w:t>
      </w:r>
      <w:bookmarkEnd w:id="182"/>
    </w:p>
    <w:tbl>
      <w:tblPr>
        <w:tblStyle w:val="TableGrid"/>
        <w:tblW w:w="9360" w:type="dxa"/>
        <w:tblLook w:val="04A0" w:firstRow="1" w:lastRow="0" w:firstColumn="1" w:lastColumn="0" w:noHBand="0" w:noVBand="1"/>
      </w:tblPr>
      <w:tblGrid>
        <w:gridCol w:w="1500"/>
        <w:gridCol w:w="4140"/>
        <w:gridCol w:w="2645"/>
        <w:gridCol w:w="1075"/>
      </w:tblGrid>
      <w:tr w:rsidR="00A808F1" w14:paraId="03B52B89" w14:textId="77777777">
        <w:tc>
          <w:tcPr>
            <w:tcW w:w="0" w:type="auto"/>
            <w:shd w:val="clear" w:color="auto" w:fill="1A1A1A"/>
          </w:tcPr>
          <w:p w14:paraId="799CF838" w14:textId="77777777" w:rsidR="00A808F1" w:rsidRDefault="00CE722F">
            <w:r>
              <w:rPr>
                <w:b/>
                <w:color w:val="FFFFFF"/>
                <w:sz w:val="20"/>
              </w:rPr>
              <w:t>Component</w:t>
            </w:r>
          </w:p>
        </w:tc>
        <w:tc>
          <w:tcPr>
            <w:tcW w:w="0" w:type="auto"/>
            <w:shd w:val="clear" w:color="auto" w:fill="1A1A1A"/>
          </w:tcPr>
          <w:p w14:paraId="15EB7714" w14:textId="77777777" w:rsidR="00A808F1" w:rsidRDefault="00CE722F">
            <w:r>
              <w:rPr>
                <w:b/>
                <w:color w:val="FFFFFF"/>
                <w:sz w:val="20"/>
              </w:rPr>
              <w:t>Recovery Approach</w:t>
            </w:r>
          </w:p>
        </w:tc>
        <w:tc>
          <w:tcPr>
            <w:tcW w:w="0" w:type="auto"/>
            <w:shd w:val="clear" w:color="auto" w:fill="1A1A1A"/>
          </w:tcPr>
          <w:p w14:paraId="054401FA" w14:textId="77777777" w:rsidR="00A808F1" w:rsidRDefault="00CE722F">
            <w:r>
              <w:rPr>
                <w:b/>
                <w:color w:val="FFFFFF"/>
                <w:sz w:val="20"/>
              </w:rPr>
              <w:t>Notes</w:t>
            </w:r>
          </w:p>
        </w:tc>
        <w:tc>
          <w:tcPr>
            <w:tcW w:w="0" w:type="auto"/>
            <w:shd w:val="clear" w:color="auto" w:fill="1A1A1A"/>
          </w:tcPr>
          <w:p w14:paraId="1D0C80C8" w14:textId="77777777" w:rsidR="00A808F1" w:rsidRDefault="00CE722F">
            <w:r>
              <w:rPr>
                <w:b/>
                <w:color w:val="FFFFFF"/>
                <w:sz w:val="20"/>
              </w:rPr>
              <w:t>Status</w:t>
            </w:r>
          </w:p>
        </w:tc>
      </w:tr>
      <w:tr w:rsidR="00A808F1" w14:paraId="3668B13B" w14:textId="77777777">
        <w:tc>
          <w:tcPr>
            <w:tcW w:w="0" w:type="auto"/>
            <w:shd w:val="clear" w:color="auto" w:fill="F2F2F2"/>
          </w:tcPr>
          <w:p w14:paraId="5853E70F" w14:textId="77777777" w:rsidR="00A808F1" w:rsidRDefault="00CE722F">
            <w:r>
              <w:rPr>
                <w:b/>
                <w:color w:val="1A1A1A"/>
                <w:sz w:val="20"/>
              </w:rPr>
              <w:t>Storage Account</w:t>
            </w:r>
          </w:p>
        </w:tc>
        <w:tc>
          <w:tcPr>
            <w:tcW w:w="0" w:type="auto"/>
          </w:tcPr>
          <w:p w14:paraId="25D3FE72" w14:textId="77777777" w:rsidR="00A808F1" w:rsidRDefault="00CE722F">
            <w:r>
              <w:rPr>
                <w:color w:val="1A1A1A"/>
                <w:sz w:val="20"/>
              </w:rPr>
              <w:t>AzCopy redeploy from CI. Blob versioning 30-day rollback.</w:t>
            </w:r>
          </w:p>
        </w:tc>
        <w:tc>
          <w:tcPr>
            <w:tcW w:w="0" w:type="auto"/>
          </w:tcPr>
          <w:p w14:paraId="50D526A4" w14:textId="77777777" w:rsidR="00A808F1" w:rsidRDefault="00CE722F">
            <w:r>
              <w:rPr>
                <w:color w:val="1A1A1A"/>
                <w:sz w:val="20"/>
              </w:rPr>
              <w:t>Stateless; redeploy in minutes.</w:t>
            </w:r>
          </w:p>
        </w:tc>
        <w:tc>
          <w:tcPr>
            <w:tcW w:w="0" w:type="auto"/>
          </w:tcPr>
          <w:p w14:paraId="1C384982" w14:textId="77777777" w:rsidR="00A808F1" w:rsidRDefault="00CE722F">
            <w:r>
              <w:rPr>
                <w:color w:val="1A1A1A"/>
                <w:sz w:val="20"/>
              </w:rPr>
              <w:t>Confirmed</w:t>
            </w:r>
          </w:p>
        </w:tc>
      </w:tr>
      <w:tr w:rsidR="00A808F1" w14:paraId="236BE2BC" w14:textId="77777777">
        <w:tc>
          <w:tcPr>
            <w:tcW w:w="0" w:type="auto"/>
            <w:shd w:val="clear" w:color="auto" w:fill="F2F2F2"/>
          </w:tcPr>
          <w:p w14:paraId="6963F654" w14:textId="77777777" w:rsidR="00A808F1" w:rsidRDefault="00CE722F">
            <w:r>
              <w:rPr>
                <w:b/>
                <w:color w:val="1A1A1A"/>
                <w:sz w:val="20"/>
              </w:rPr>
              <w:t>Front Door</w:t>
            </w:r>
          </w:p>
        </w:tc>
        <w:tc>
          <w:tcPr>
            <w:tcW w:w="0" w:type="auto"/>
          </w:tcPr>
          <w:p w14:paraId="3AEDE2D0" w14:textId="77777777" w:rsidR="00A808F1" w:rsidRDefault="00CE722F">
            <w:r>
              <w:rPr>
                <w:color w:val="1A1A1A"/>
                <w:sz w:val="20"/>
              </w:rPr>
              <w:t>Global multi-PoP, self-healing.</w:t>
            </w:r>
          </w:p>
        </w:tc>
        <w:tc>
          <w:tcPr>
            <w:tcW w:w="0" w:type="auto"/>
          </w:tcPr>
          <w:p w14:paraId="5323076C" w14:textId="77777777" w:rsidR="00A808F1" w:rsidRDefault="00CE722F">
            <w:r>
              <w:rPr>
                <w:color w:val="1A1A1A"/>
                <w:sz w:val="20"/>
              </w:rPr>
              <w:t>Sub-minute failover between PoPs.</w:t>
            </w:r>
          </w:p>
        </w:tc>
        <w:tc>
          <w:tcPr>
            <w:tcW w:w="0" w:type="auto"/>
          </w:tcPr>
          <w:p w14:paraId="01E0AD7A" w14:textId="77777777" w:rsidR="00A808F1" w:rsidRDefault="00CE722F">
            <w:r>
              <w:rPr>
                <w:color w:val="1A1A1A"/>
                <w:sz w:val="20"/>
              </w:rPr>
              <w:t>Confirmed</w:t>
            </w:r>
          </w:p>
        </w:tc>
      </w:tr>
      <w:tr w:rsidR="00A808F1" w14:paraId="55EE90B6" w14:textId="77777777">
        <w:tc>
          <w:tcPr>
            <w:tcW w:w="0" w:type="auto"/>
            <w:shd w:val="clear" w:color="auto" w:fill="F2F2F2"/>
          </w:tcPr>
          <w:p w14:paraId="7CE60FBA" w14:textId="77777777" w:rsidR="00A808F1" w:rsidRDefault="00CE722F">
            <w:r>
              <w:rPr>
                <w:b/>
                <w:color w:val="1A1A1A"/>
                <w:sz w:val="20"/>
              </w:rPr>
              <w:t>Key Vault</w:t>
            </w:r>
          </w:p>
        </w:tc>
        <w:tc>
          <w:tcPr>
            <w:tcW w:w="0" w:type="auto"/>
          </w:tcPr>
          <w:p w14:paraId="20F643B7" w14:textId="77777777" w:rsidR="00A808F1" w:rsidRDefault="00CE722F">
            <w:r>
              <w:rPr>
                <w:color w:val="1A1A1A"/>
                <w:sz w:val="20"/>
              </w:rPr>
              <w:t>Soft-delete 14-day retention. Backup before rotation.</w:t>
            </w:r>
          </w:p>
        </w:tc>
        <w:tc>
          <w:tcPr>
            <w:tcW w:w="0" w:type="auto"/>
          </w:tcPr>
          <w:p w14:paraId="22908199" w14:textId="77777777" w:rsidR="00A808F1" w:rsidRDefault="00CE722F">
            <w:r>
              <w:rPr>
                <w:color w:val="1A1A1A"/>
                <w:sz w:val="20"/>
              </w:rPr>
              <w:t>Per Calandra LZ HLD v0.8.</w:t>
            </w:r>
          </w:p>
        </w:tc>
        <w:tc>
          <w:tcPr>
            <w:tcW w:w="0" w:type="auto"/>
          </w:tcPr>
          <w:p w14:paraId="1CC89450" w14:textId="77777777" w:rsidR="00A808F1" w:rsidRDefault="00CE722F">
            <w:r>
              <w:rPr>
                <w:color w:val="1A1A1A"/>
                <w:sz w:val="20"/>
              </w:rPr>
              <w:t>Confirmed</w:t>
            </w:r>
          </w:p>
        </w:tc>
      </w:tr>
      <w:tr w:rsidR="00A808F1" w14:paraId="1EB17596" w14:textId="77777777">
        <w:tc>
          <w:tcPr>
            <w:tcW w:w="0" w:type="auto"/>
            <w:shd w:val="clear" w:color="auto" w:fill="F2F2F2"/>
          </w:tcPr>
          <w:p w14:paraId="3C32732E" w14:textId="77777777" w:rsidR="00A808F1" w:rsidRDefault="00CE722F">
            <w:r>
              <w:rPr>
                <w:b/>
                <w:color w:val="1A1A1A"/>
                <w:sz w:val="20"/>
              </w:rPr>
              <w:t>Log Analytics</w:t>
            </w:r>
          </w:p>
        </w:tc>
        <w:tc>
          <w:tcPr>
            <w:tcW w:w="0" w:type="auto"/>
          </w:tcPr>
          <w:p w14:paraId="7679761D" w14:textId="77777777" w:rsidR="00A808F1" w:rsidRDefault="00CE722F">
            <w:r>
              <w:rPr>
                <w:color w:val="1A1A1A"/>
                <w:sz w:val="20"/>
              </w:rPr>
              <w:t>Dependent on Tier 0 LAW availability.</w:t>
            </w:r>
          </w:p>
        </w:tc>
        <w:tc>
          <w:tcPr>
            <w:tcW w:w="0" w:type="auto"/>
          </w:tcPr>
          <w:p w14:paraId="2CB51E8A" w14:textId="77777777" w:rsidR="00A808F1" w:rsidRDefault="00CE722F">
            <w:r>
              <w:rPr>
                <w:color w:val="1A1A1A"/>
                <w:sz w:val="20"/>
              </w:rPr>
              <w:t>Archive per LZ HLD v0.8 section 6.</w:t>
            </w:r>
          </w:p>
        </w:tc>
        <w:tc>
          <w:tcPr>
            <w:tcW w:w="0" w:type="auto"/>
          </w:tcPr>
          <w:p w14:paraId="3B614C1B" w14:textId="77777777" w:rsidR="00A808F1" w:rsidRDefault="00CE722F">
            <w:r>
              <w:rPr>
                <w:color w:val="1A1A1A"/>
                <w:sz w:val="20"/>
              </w:rPr>
              <w:t>Confirmed</w:t>
            </w:r>
          </w:p>
        </w:tc>
      </w:tr>
    </w:tbl>
    <w:p w14:paraId="29321CAB" w14:textId="77777777" w:rsidR="00D84C37" w:rsidRDefault="00CE722F">
      <w:pPr>
        <w:pStyle w:val="Heading1"/>
      </w:pPr>
      <w:bookmarkStart w:id="183" w:name="_Toc232074626"/>
      <w:bookmarkStart w:id="184" w:name="_Toc243346162"/>
      <w:r>
        <w:t>Azure DevOps Onboarding</w:t>
      </w:r>
      <w:bookmarkEnd w:id="183"/>
      <w:bookmarkEnd w:id="184"/>
    </w:p>
    <w:p w14:paraId="02829555" w14:textId="77777777" w:rsidR="00D84C37" w:rsidRDefault="00CE722F">
      <w:r>
        <w:t>Azure DevOps onboarding follows the standard Calandra onboarding runbook. Projects, repositories, security groups and role assignments for the Insurance Landing Zone are detailed in the tables below.</w:t>
      </w:r>
    </w:p>
    <w:p w14:paraId="66A77CBF" w14:textId="77777777" w:rsidR="00D84C37" w:rsidRDefault="00CE722F">
      <w:pPr>
        <w:pStyle w:val="Heading2"/>
      </w:pPr>
      <w:bookmarkStart w:id="185" w:name="_Toc232074627"/>
      <w:bookmarkStart w:id="186" w:name="_Toc243346163"/>
      <w:r>
        <w:t>Projects and Repositories</w:t>
      </w:r>
      <w:bookmarkEnd w:id="185"/>
      <w:bookmarkEnd w:id="186"/>
    </w:p>
    <w:tbl>
      <w:tblPr>
        <w:tblStyle w:val="TableGrid"/>
        <w:tblW w:w="9360" w:type="dxa"/>
        <w:tblLook w:val="04A0" w:firstRow="1" w:lastRow="0" w:firstColumn="1" w:lastColumn="0" w:noHBand="0" w:noVBand="1"/>
      </w:tblPr>
      <w:tblGrid>
        <w:gridCol w:w="3557"/>
        <w:gridCol w:w="3217"/>
        <w:gridCol w:w="2586"/>
      </w:tblGrid>
      <w:tr w:rsidR="00A808F1" w14:paraId="472B9A30" w14:textId="77777777">
        <w:tc>
          <w:tcPr>
            <w:tcW w:w="0" w:type="auto"/>
            <w:shd w:val="clear" w:color="auto" w:fill="1A1A1A"/>
          </w:tcPr>
          <w:p w14:paraId="1FB0B897" w14:textId="77777777" w:rsidR="00A808F1" w:rsidRDefault="00CE722F">
            <w:r>
              <w:rPr>
                <w:b/>
                <w:color w:val="FFFFFF"/>
                <w:sz w:val="20"/>
              </w:rPr>
              <w:t>ADO Project</w:t>
            </w:r>
          </w:p>
        </w:tc>
        <w:tc>
          <w:tcPr>
            <w:tcW w:w="0" w:type="auto"/>
            <w:shd w:val="clear" w:color="auto" w:fill="1A1A1A"/>
          </w:tcPr>
          <w:p w14:paraId="59A64967" w14:textId="77777777" w:rsidR="00A808F1" w:rsidRDefault="00CE722F">
            <w:r>
              <w:rPr>
                <w:b/>
                <w:color w:val="FFFFFF"/>
                <w:sz w:val="20"/>
              </w:rPr>
              <w:t>Repository</w:t>
            </w:r>
          </w:p>
        </w:tc>
        <w:tc>
          <w:tcPr>
            <w:tcW w:w="0" w:type="auto"/>
            <w:shd w:val="clear" w:color="auto" w:fill="1A1A1A"/>
          </w:tcPr>
          <w:p w14:paraId="5B5AD85F" w14:textId="77777777" w:rsidR="00A808F1" w:rsidRDefault="00CE722F">
            <w:r>
              <w:rPr>
                <w:b/>
                <w:color w:val="FFFFFF"/>
                <w:sz w:val="20"/>
              </w:rPr>
              <w:t>Purpose</w:t>
            </w:r>
          </w:p>
        </w:tc>
      </w:tr>
      <w:tr w:rsidR="00A808F1" w14:paraId="40B18859" w14:textId="77777777">
        <w:tc>
          <w:tcPr>
            <w:tcW w:w="0" w:type="auto"/>
            <w:shd w:val="clear" w:color="auto" w:fill="F2F2F2"/>
          </w:tcPr>
          <w:p w14:paraId="6EC70FEE" w14:textId="0BA10B8B" w:rsidR="00A808F1" w:rsidRDefault="00A808F1"/>
        </w:tc>
        <w:tc>
          <w:tcPr>
            <w:tcW w:w="0" w:type="auto"/>
          </w:tcPr>
          <w:p w14:paraId="65BB1E43" w14:textId="3C44985B" w:rsidR="00A808F1" w:rsidRDefault="00A808F1"/>
        </w:tc>
        <w:tc>
          <w:tcPr>
            <w:tcW w:w="0" w:type="auto"/>
          </w:tcPr>
          <w:p w14:paraId="5684D378" w14:textId="2E95B220" w:rsidR="00A808F1" w:rsidRDefault="00A808F1"/>
        </w:tc>
      </w:tr>
      <w:tr w:rsidR="00A808F1" w14:paraId="259151FE" w14:textId="77777777">
        <w:tc>
          <w:tcPr>
            <w:tcW w:w="0" w:type="auto"/>
            <w:shd w:val="clear" w:color="auto" w:fill="F2F2F2"/>
          </w:tcPr>
          <w:p w14:paraId="75C88B6E" w14:textId="3FDF5203" w:rsidR="00A808F1" w:rsidRDefault="00A808F1"/>
        </w:tc>
        <w:tc>
          <w:tcPr>
            <w:tcW w:w="0" w:type="auto"/>
          </w:tcPr>
          <w:p w14:paraId="2999F7A5" w14:textId="755A1581" w:rsidR="00A808F1" w:rsidRDefault="00A808F1"/>
        </w:tc>
        <w:tc>
          <w:tcPr>
            <w:tcW w:w="0" w:type="auto"/>
          </w:tcPr>
          <w:p w14:paraId="12BE3203" w14:textId="1BF7DC98" w:rsidR="00A808F1" w:rsidRDefault="00A808F1"/>
        </w:tc>
      </w:tr>
      <w:tr w:rsidR="00A808F1" w14:paraId="33F16817" w14:textId="77777777">
        <w:tc>
          <w:tcPr>
            <w:tcW w:w="0" w:type="auto"/>
            <w:shd w:val="clear" w:color="auto" w:fill="F2F2F2"/>
          </w:tcPr>
          <w:p w14:paraId="530339E4" w14:textId="0ED667E6" w:rsidR="00A808F1" w:rsidRDefault="00A808F1"/>
        </w:tc>
        <w:tc>
          <w:tcPr>
            <w:tcW w:w="0" w:type="auto"/>
          </w:tcPr>
          <w:p w14:paraId="3DD0B7A5" w14:textId="525C8A44" w:rsidR="00A808F1" w:rsidRDefault="00A808F1"/>
        </w:tc>
        <w:tc>
          <w:tcPr>
            <w:tcW w:w="0" w:type="auto"/>
          </w:tcPr>
          <w:p w14:paraId="0B220A4A" w14:textId="433136E2" w:rsidR="00A808F1" w:rsidRDefault="00A808F1"/>
        </w:tc>
      </w:tr>
      <w:tr w:rsidR="00A808F1" w14:paraId="0AB6D5DA" w14:textId="77777777">
        <w:tc>
          <w:tcPr>
            <w:tcW w:w="0" w:type="auto"/>
            <w:shd w:val="clear" w:color="auto" w:fill="F2F2F2"/>
          </w:tcPr>
          <w:p w14:paraId="4F32FE77" w14:textId="52135052" w:rsidR="00A808F1" w:rsidRDefault="00A808F1"/>
        </w:tc>
        <w:tc>
          <w:tcPr>
            <w:tcW w:w="0" w:type="auto"/>
          </w:tcPr>
          <w:p w14:paraId="7258F956" w14:textId="49FD39EC" w:rsidR="00A808F1" w:rsidRDefault="00A808F1"/>
        </w:tc>
        <w:tc>
          <w:tcPr>
            <w:tcW w:w="0" w:type="auto"/>
          </w:tcPr>
          <w:p w14:paraId="5A625DD7" w14:textId="12A3EE4D" w:rsidR="00A808F1" w:rsidRDefault="00A808F1"/>
        </w:tc>
      </w:tr>
    </w:tbl>
    <w:p w14:paraId="5B2738F3" w14:textId="055CC93B" w:rsidR="00D84C37" w:rsidRDefault="00CE722F" w:rsidP="0068357E">
      <w:pPr>
        <w:pStyle w:val="Heading2"/>
      </w:pPr>
      <w:bookmarkStart w:id="187" w:name="_Toc232074628"/>
      <w:bookmarkStart w:id="188" w:name="_Toc243346164"/>
      <w:r>
        <w:t>Roles and Responsibilities</w:t>
      </w:r>
      <w:bookmarkEnd w:id="187"/>
      <w:bookmarkEnd w:id="188"/>
    </w:p>
    <w:tbl>
      <w:tblPr>
        <w:tblStyle w:val="TableGrid"/>
        <w:tblW w:w="9360" w:type="dxa"/>
        <w:tblLook w:val="04A0" w:firstRow="1" w:lastRow="0" w:firstColumn="1" w:lastColumn="0" w:noHBand="0" w:noVBand="1"/>
      </w:tblPr>
      <w:tblGrid>
        <w:gridCol w:w="1779"/>
        <w:gridCol w:w="1884"/>
        <w:gridCol w:w="1416"/>
        <w:gridCol w:w="4281"/>
      </w:tblGrid>
      <w:tr w:rsidR="00A808F1" w14:paraId="18C09969" w14:textId="77777777">
        <w:tc>
          <w:tcPr>
            <w:tcW w:w="0" w:type="auto"/>
            <w:shd w:val="clear" w:color="auto" w:fill="1A1A1A"/>
          </w:tcPr>
          <w:p w14:paraId="2336D062" w14:textId="77777777" w:rsidR="00A808F1" w:rsidRDefault="00CE722F">
            <w:r>
              <w:rPr>
                <w:b/>
                <w:color w:val="FFFFFF"/>
                <w:sz w:val="20"/>
              </w:rPr>
              <w:t>Role</w:t>
            </w:r>
          </w:p>
        </w:tc>
        <w:tc>
          <w:tcPr>
            <w:tcW w:w="0" w:type="auto"/>
            <w:shd w:val="clear" w:color="auto" w:fill="1A1A1A"/>
          </w:tcPr>
          <w:p w14:paraId="08E4FE52" w14:textId="77777777" w:rsidR="00A808F1" w:rsidRDefault="00CE722F">
            <w:r>
              <w:rPr>
                <w:b/>
                <w:color w:val="FFFFFF"/>
                <w:sz w:val="20"/>
              </w:rPr>
              <w:t>Group / Identity</w:t>
            </w:r>
          </w:p>
        </w:tc>
        <w:tc>
          <w:tcPr>
            <w:tcW w:w="0" w:type="auto"/>
            <w:shd w:val="clear" w:color="auto" w:fill="1A1A1A"/>
          </w:tcPr>
          <w:p w14:paraId="53FD448A" w14:textId="77777777" w:rsidR="00A808F1" w:rsidRDefault="00CE722F">
            <w:r>
              <w:rPr>
                <w:b/>
                <w:color w:val="FFFFFF"/>
                <w:sz w:val="20"/>
              </w:rPr>
              <w:t>Scope</w:t>
            </w:r>
          </w:p>
        </w:tc>
        <w:tc>
          <w:tcPr>
            <w:tcW w:w="0" w:type="auto"/>
            <w:shd w:val="clear" w:color="auto" w:fill="1A1A1A"/>
          </w:tcPr>
          <w:p w14:paraId="363B372D" w14:textId="77777777" w:rsidR="00A808F1" w:rsidRDefault="00CE722F">
            <w:r>
              <w:rPr>
                <w:b/>
                <w:color w:val="FFFFFF"/>
                <w:sz w:val="20"/>
              </w:rPr>
              <w:t>Notes</w:t>
            </w:r>
          </w:p>
        </w:tc>
      </w:tr>
      <w:tr w:rsidR="00A808F1" w14:paraId="6786098C" w14:textId="77777777">
        <w:tc>
          <w:tcPr>
            <w:tcW w:w="0" w:type="auto"/>
            <w:shd w:val="clear" w:color="auto" w:fill="F2F2F2"/>
          </w:tcPr>
          <w:p w14:paraId="2FC9FF60" w14:textId="77777777" w:rsidR="00A808F1" w:rsidRDefault="00CE722F">
            <w:r>
              <w:rPr>
                <w:b/>
                <w:color w:val="1A1A1A"/>
                <w:sz w:val="20"/>
              </w:rPr>
              <w:t>IaC Deployment Approver</w:t>
            </w:r>
          </w:p>
        </w:tc>
        <w:tc>
          <w:tcPr>
            <w:tcW w:w="0" w:type="auto"/>
          </w:tcPr>
          <w:p w14:paraId="7356E27C" w14:textId="77777777" w:rsidR="00A808F1" w:rsidRDefault="00CE722F">
            <w:r>
              <w:rPr>
                <w:color w:val="1A1A1A"/>
                <w:sz w:val="20"/>
              </w:rPr>
              <w:t>IaC-Deployment-Approvers</w:t>
            </w:r>
          </w:p>
        </w:tc>
        <w:tc>
          <w:tcPr>
            <w:tcW w:w="0" w:type="auto"/>
          </w:tcPr>
          <w:p w14:paraId="673B9C5D" w14:textId="77777777" w:rsidR="00A808F1" w:rsidRDefault="00CE722F">
            <w:r>
              <w:rPr>
                <w:color w:val="1A1A1A"/>
                <w:sz w:val="20"/>
              </w:rPr>
              <w:t>LZ pipelines</w:t>
            </w:r>
          </w:p>
        </w:tc>
        <w:tc>
          <w:tcPr>
            <w:tcW w:w="0" w:type="auto"/>
          </w:tcPr>
          <w:p w14:paraId="74EA9C95" w14:textId="77777777" w:rsidR="00A808F1" w:rsidRDefault="00CE722F">
            <w:r>
              <w:rPr>
                <w:color w:val="1A1A1A"/>
                <w:sz w:val="20"/>
              </w:rPr>
              <w:t>Add approvers at project creation</w:t>
            </w:r>
          </w:p>
        </w:tc>
      </w:tr>
      <w:tr w:rsidR="00A808F1" w14:paraId="3493B50F" w14:textId="77777777">
        <w:tc>
          <w:tcPr>
            <w:tcW w:w="0" w:type="auto"/>
            <w:shd w:val="clear" w:color="auto" w:fill="F2F2F2"/>
          </w:tcPr>
          <w:p w14:paraId="1C291EA5" w14:textId="77777777" w:rsidR="00A808F1" w:rsidRDefault="00CE722F">
            <w:r>
              <w:rPr>
                <w:b/>
                <w:color w:val="1A1A1A"/>
                <w:sz w:val="20"/>
              </w:rPr>
              <w:t>IaC PR Reviewer</w:t>
            </w:r>
          </w:p>
        </w:tc>
        <w:tc>
          <w:tcPr>
            <w:tcW w:w="0" w:type="auto"/>
          </w:tcPr>
          <w:p w14:paraId="70897129" w14:textId="77777777" w:rsidR="00A808F1" w:rsidRDefault="00CE722F">
            <w:r>
              <w:rPr>
                <w:color w:val="1A1A1A"/>
                <w:sz w:val="20"/>
              </w:rPr>
              <w:t>IaC-Pull-Request-Reviewers</w:t>
            </w:r>
          </w:p>
        </w:tc>
        <w:tc>
          <w:tcPr>
            <w:tcW w:w="0" w:type="auto"/>
          </w:tcPr>
          <w:p w14:paraId="63C72E33" w14:textId="77777777" w:rsidR="00A808F1" w:rsidRDefault="00CE722F">
            <w:r>
              <w:rPr>
                <w:color w:val="1A1A1A"/>
                <w:sz w:val="20"/>
              </w:rPr>
              <w:t>LZ repos</w:t>
            </w:r>
          </w:p>
        </w:tc>
        <w:tc>
          <w:tcPr>
            <w:tcW w:w="0" w:type="auto"/>
          </w:tcPr>
          <w:p w14:paraId="6B44418D" w14:textId="77777777" w:rsidR="00A808F1" w:rsidRDefault="00CE722F">
            <w:r>
              <w:rPr>
                <w:color w:val="1A1A1A"/>
                <w:sz w:val="20"/>
              </w:rPr>
              <w:t>Add reviewers at project creation</w:t>
            </w:r>
          </w:p>
        </w:tc>
      </w:tr>
      <w:tr w:rsidR="00A808F1" w14:paraId="4B22A09C" w14:textId="77777777">
        <w:tc>
          <w:tcPr>
            <w:tcW w:w="0" w:type="auto"/>
            <w:shd w:val="clear" w:color="auto" w:fill="F2F2F2"/>
          </w:tcPr>
          <w:p w14:paraId="2195DD70" w14:textId="77777777" w:rsidR="00A808F1" w:rsidRDefault="00CE722F">
            <w:r>
              <w:rPr>
                <w:b/>
                <w:color w:val="1A1A1A"/>
                <w:sz w:val="20"/>
              </w:rPr>
              <w:t>Billing Reader</w:t>
            </w:r>
          </w:p>
        </w:tc>
        <w:tc>
          <w:tcPr>
            <w:tcW w:w="0" w:type="auto"/>
          </w:tcPr>
          <w:p w14:paraId="0D5CD520" w14:textId="77777777" w:rsidR="00A808F1" w:rsidRDefault="00CE722F">
            <w:r>
              <w:rPr>
                <w:color w:val="1A1A1A"/>
                <w:sz w:val="20"/>
              </w:rPr>
              <w:t>Per-subscription Entra group</w:t>
            </w:r>
          </w:p>
        </w:tc>
        <w:tc>
          <w:tcPr>
            <w:tcW w:w="0" w:type="auto"/>
          </w:tcPr>
          <w:p w14:paraId="3D68F262" w14:textId="77777777" w:rsidR="00A808F1" w:rsidRDefault="00CE722F">
            <w:r>
              <w:rPr>
                <w:color w:val="1A1A1A"/>
                <w:sz w:val="20"/>
              </w:rPr>
              <w:t>Each subscription</w:t>
            </w:r>
          </w:p>
        </w:tc>
        <w:tc>
          <w:tcPr>
            <w:tcW w:w="0" w:type="auto"/>
          </w:tcPr>
          <w:p w14:paraId="7E27778F" w14:textId="77777777" w:rsidR="00A808F1" w:rsidRDefault="00A808F1"/>
        </w:tc>
      </w:tr>
      <w:tr w:rsidR="00A808F1" w14:paraId="09443E26" w14:textId="77777777">
        <w:tc>
          <w:tcPr>
            <w:tcW w:w="0" w:type="auto"/>
            <w:shd w:val="clear" w:color="auto" w:fill="F2F2F2"/>
          </w:tcPr>
          <w:p w14:paraId="0A785DA9" w14:textId="77777777" w:rsidR="00A808F1" w:rsidRDefault="00CE722F">
            <w:r>
              <w:rPr>
                <w:b/>
                <w:color w:val="1A1A1A"/>
                <w:sz w:val="20"/>
              </w:rPr>
              <w:lastRenderedPageBreak/>
              <w:t>Contributor</w:t>
            </w:r>
          </w:p>
        </w:tc>
        <w:tc>
          <w:tcPr>
            <w:tcW w:w="0" w:type="auto"/>
          </w:tcPr>
          <w:p w14:paraId="46ADDFD4" w14:textId="77777777" w:rsidR="00A808F1" w:rsidRDefault="00CE722F">
            <w:r>
              <w:rPr>
                <w:color w:val="1A1A1A"/>
                <w:sz w:val="20"/>
              </w:rPr>
              <w:t>Per-subscription Entra group</w:t>
            </w:r>
          </w:p>
        </w:tc>
        <w:tc>
          <w:tcPr>
            <w:tcW w:w="0" w:type="auto"/>
          </w:tcPr>
          <w:p w14:paraId="1770B424" w14:textId="77777777" w:rsidR="00A808F1" w:rsidRDefault="00CE722F">
            <w:r>
              <w:rPr>
                <w:color w:val="1A1A1A"/>
                <w:sz w:val="20"/>
              </w:rPr>
              <w:t>Each subscription</w:t>
            </w:r>
          </w:p>
        </w:tc>
        <w:tc>
          <w:tcPr>
            <w:tcW w:w="0" w:type="auto"/>
          </w:tcPr>
          <w:p w14:paraId="59BB80AC" w14:textId="77777777" w:rsidR="00A808F1" w:rsidRDefault="00A808F1"/>
        </w:tc>
      </w:tr>
      <w:tr w:rsidR="00A808F1" w14:paraId="1390DA9C" w14:textId="77777777">
        <w:tc>
          <w:tcPr>
            <w:tcW w:w="0" w:type="auto"/>
            <w:shd w:val="clear" w:color="auto" w:fill="F2F2F2"/>
          </w:tcPr>
          <w:p w14:paraId="1A10EE5B" w14:textId="77777777" w:rsidR="00A808F1" w:rsidRDefault="00CE722F">
            <w:r>
              <w:rPr>
                <w:b/>
                <w:color w:val="1A1A1A"/>
                <w:sz w:val="20"/>
              </w:rPr>
              <w:t>Owner</w:t>
            </w:r>
          </w:p>
        </w:tc>
        <w:tc>
          <w:tcPr>
            <w:tcW w:w="0" w:type="auto"/>
          </w:tcPr>
          <w:p w14:paraId="1694D587" w14:textId="77777777" w:rsidR="00A808F1" w:rsidRDefault="00CE722F">
            <w:r>
              <w:rPr>
                <w:color w:val="1A1A1A"/>
                <w:sz w:val="20"/>
              </w:rPr>
              <w:t>Per-subscription Entra group</w:t>
            </w:r>
          </w:p>
        </w:tc>
        <w:tc>
          <w:tcPr>
            <w:tcW w:w="0" w:type="auto"/>
          </w:tcPr>
          <w:p w14:paraId="66D065EC" w14:textId="77777777" w:rsidR="00A808F1" w:rsidRDefault="00CE722F">
            <w:r>
              <w:rPr>
                <w:color w:val="1A1A1A"/>
                <w:sz w:val="20"/>
              </w:rPr>
              <w:t>Each subscription</w:t>
            </w:r>
          </w:p>
        </w:tc>
        <w:tc>
          <w:tcPr>
            <w:tcW w:w="0" w:type="auto"/>
          </w:tcPr>
          <w:p w14:paraId="63E2EC51" w14:textId="77777777" w:rsidR="00A808F1" w:rsidRDefault="00A808F1"/>
        </w:tc>
      </w:tr>
      <w:tr w:rsidR="00A808F1" w14:paraId="4C5FB653" w14:textId="77777777">
        <w:tc>
          <w:tcPr>
            <w:tcW w:w="0" w:type="auto"/>
            <w:shd w:val="clear" w:color="auto" w:fill="F2F2F2"/>
          </w:tcPr>
          <w:p w14:paraId="371F5DD3" w14:textId="77777777" w:rsidR="00A808F1" w:rsidRDefault="00CE722F">
            <w:r>
              <w:rPr>
                <w:b/>
                <w:color w:val="1A1A1A"/>
                <w:sz w:val="20"/>
              </w:rPr>
              <w:t>MG-level roles (via PIM)</w:t>
            </w:r>
          </w:p>
        </w:tc>
        <w:tc>
          <w:tcPr>
            <w:tcW w:w="0" w:type="auto"/>
          </w:tcPr>
          <w:p w14:paraId="495F489C" w14:textId="77777777" w:rsidR="00A808F1" w:rsidRDefault="00CE722F">
            <w:r>
              <w:rPr>
                <w:color w:val="1A1A1A"/>
                <w:sz w:val="20"/>
              </w:rPr>
              <w:t>Per-MG Entra group</w:t>
            </w:r>
          </w:p>
        </w:tc>
        <w:tc>
          <w:tcPr>
            <w:tcW w:w="0" w:type="auto"/>
          </w:tcPr>
          <w:p w14:paraId="67716428" w14:textId="77777777" w:rsidR="00A808F1" w:rsidRDefault="00CE722F">
            <w:r>
              <w:rPr>
                <w:color w:val="1A1A1A"/>
                <w:sz w:val="20"/>
              </w:rPr>
              <w:t>Insurance LZ MG</w:t>
            </w:r>
          </w:p>
        </w:tc>
        <w:tc>
          <w:tcPr>
            <w:tcW w:w="0" w:type="auto"/>
          </w:tcPr>
          <w:p w14:paraId="041C4A6C" w14:textId="77777777" w:rsidR="00A808F1" w:rsidRDefault="00CE722F">
            <w:r>
              <w:rPr>
                <w:color w:val="1A1A1A"/>
                <w:sz w:val="20"/>
              </w:rPr>
              <w:t>Contributor, Owner, Reader, ResourcePolicyContributor, UserAccessAdmin</w:t>
            </w:r>
          </w:p>
        </w:tc>
      </w:tr>
    </w:tbl>
    <w:p w14:paraId="3F88F1A7" w14:textId="77777777" w:rsidR="008B47C4" w:rsidRPr="008B47C4" w:rsidRDefault="008B47C4" w:rsidP="008B47C4"/>
    <w:p w14:paraId="49DABAC4" w14:textId="77777777" w:rsidR="003C260B" w:rsidRDefault="003C260B">
      <w:pPr>
        <w:spacing w:after="200"/>
        <w:rPr>
          <w:rFonts w:asciiTheme="majorHAnsi" w:eastAsiaTheme="majorEastAsia" w:hAnsiTheme="majorHAnsi" w:cstheme="majorBidi"/>
          <w:b/>
          <w:bCs/>
          <w:color w:val="0C272D"/>
          <w:sz w:val="32"/>
          <w:szCs w:val="28"/>
        </w:rPr>
      </w:pPr>
      <w:r>
        <w:br w:type="page"/>
      </w:r>
    </w:p>
    <w:p w14:paraId="4C866C18" w14:textId="25880FF9" w:rsidR="00D84C37" w:rsidRDefault="00D84C37"/>
    <w:sectPr w:rsidR="00D84C37"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5EE4" w14:textId="77777777" w:rsidR="00F65073" w:rsidRDefault="00F65073" w:rsidP="00A16F82">
      <w:pPr>
        <w:spacing w:after="0" w:line="240" w:lineRule="auto"/>
      </w:pPr>
      <w:r>
        <w:separator/>
      </w:r>
    </w:p>
  </w:endnote>
  <w:endnote w:type="continuationSeparator" w:id="0">
    <w:p w14:paraId="6C6C504C" w14:textId="77777777" w:rsidR="00F65073" w:rsidRDefault="00F65073" w:rsidP="00A16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rope ExtraBold">
    <w:panose1 w:val="00000000000000000000"/>
    <w:charset w:val="00"/>
    <w:family w:val="auto"/>
    <w:pitch w:val="variable"/>
    <w:sig w:usb0="A00002BF" w:usb1="5000206B" w:usb2="00000000" w:usb3="00000000" w:csb0="0000019F" w:csb1="00000000"/>
  </w:font>
  <w:font w:name="Heebo">
    <w:charset w:val="B1"/>
    <w:family w:val="auto"/>
    <w:pitch w:val="variable"/>
    <w:sig w:usb0="A00008E7" w:usb1="40000043" w:usb2="00000000" w:usb3="00000000" w:csb0="0000002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FA00" w14:textId="77777777" w:rsidR="00F65073" w:rsidRDefault="00F65073" w:rsidP="00A16F82">
      <w:pPr>
        <w:spacing w:after="0" w:line="240" w:lineRule="auto"/>
      </w:pPr>
      <w:r>
        <w:separator/>
      </w:r>
    </w:p>
  </w:footnote>
  <w:footnote w:type="continuationSeparator" w:id="0">
    <w:p w14:paraId="435C85F3" w14:textId="77777777" w:rsidR="00F65073" w:rsidRDefault="00F65073" w:rsidP="00A16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DD0001"/>
    <w:multiLevelType w:val="multilevel"/>
    <w:tmpl w:val="CCDD0002"/>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0527FF"/>
    <w:multiLevelType w:val="hybridMultilevel"/>
    <w:tmpl w:val="2A0A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71B1C"/>
    <w:multiLevelType w:val="hybridMultilevel"/>
    <w:tmpl w:val="7056328C"/>
    <w:lvl w:ilvl="0" w:tplc="B53AEAD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0C6935"/>
    <w:multiLevelType w:val="multilevel"/>
    <w:tmpl w:val="DF0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D6722"/>
    <w:multiLevelType w:val="multilevel"/>
    <w:tmpl w:val="8124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F1B72"/>
    <w:multiLevelType w:val="hybridMultilevel"/>
    <w:tmpl w:val="7E3C49A0"/>
    <w:lvl w:ilvl="0" w:tplc="16C8407E">
      <w:start w:val="1"/>
      <w:numFmt w:val="bullet"/>
      <w:pStyle w:val="CheckMark"/>
      <w:lvlText w:val="ü"/>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1DD4434"/>
    <w:multiLevelType w:val="multilevel"/>
    <w:tmpl w:val="703AE1BC"/>
    <w:lvl w:ilvl="0">
      <w:start w:val="3"/>
      <w:numFmt w:val="decimal"/>
      <w:lvlText w:val="%1"/>
      <w:lvlJc w:val="left"/>
      <w:pPr>
        <w:ind w:left="670" w:hanging="670"/>
      </w:pPr>
      <w:rPr>
        <w:rFonts w:ascii="Aptos Display" w:hAnsi="Aptos Display" w:hint="default"/>
        <w:sz w:val="32"/>
      </w:rPr>
    </w:lvl>
    <w:lvl w:ilvl="1">
      <w:start w:val="1"/>
      <w:numFmt w:val="decimal"/>
      <w:lvlText w:val="%1.%2"/>
      <w:lvlJc w:val="left"/>
      <w:pPr>
        <w:ind w:left="720" w:hanging="720"/>
      </w:pPr>
      <w:rPr>
        <w:rFonts w:ascii="Aptos Display" w:hAnsi="Aptos Display" w:hint="default"/>
        <w:sz w:val="32"/>
      </w:rPr>
    </w:lvl>
    <w:lvl w:ilvl="2">
      <w:start w:val="6"/>
      <w:numFmt w:val="decimal"/>
      <w:lvlText w:val="%1.%2.%3"/>
      <w:lvlJc w:val="left"/>
      <w:pPr>
        <w:ind w:left="720" w:hanging="720"/>
      </w:pPr>
      <w:rPr>
        <w:rFonts w:ascii="Aptos Display" w:hAnsi="Aptos Display" w:hint="default"/>
        <w:sz w:val="32"/>
      </w:rPr>
    </w:lvl>
    <w:lvl w:ilvl="3">
      <w:start w:val="1"/>
      <w:numFmt w:val="decimal"/>
      <w:lvlText w:val="%1.%2.%3.%4"/>
      <w:lvlJc w:val="left"/>
      <w:pPr>
        <w:ind w:left="1080" w:hanging="1080"/>
      </w:pPr>
      <w:rPr>
        <w:rFonts w:ascii="Aptos Display" w:hAnsi="Aptos Display" w:hint="default"/>
        <w:sz w:val="32"/>
      </w:rPr>
    </w:lvl>
    <w:lvl w:ilvl="4">
      <w:start w:val="1"/>
      <w:numFmt w:val="decimal"/>
      <w:lvlText w:val="%1.%2.%3.%4.%5"/>
      <w:lvlJc w:val="left"/>
      <w:pPr>
        <w:ind w:left="1080" w:hanging="1080"/>
      </w:pPr>
      <w:rPr>
        <w:rFonts w:ascii="Aptos Display" w:hAnsi="Aptos Display" w:hint="default"/>
        <w:sz w:val="32"/>
      </w:rPr>
    </w:lvl>
    <w:lvl w:ilvl="5">
      <w:start w:val="1"/>
      <w:numFmt w:val="decimal"/>
      <w:lvlText w:val="%1.%2.%3.%4.%5.%6"/>
      <w:lvlJc w:val="left"/>
      <w:pPr>
        <w:ind w:left="1440" w:hanging="1440"/>
      </w:pPr>
      <w:rPr>
        <w:rFonts w:ascii="Aptos Display" w:hAnsi="Aptos Display" w:hint="default"/>
        <w:sz w:val="32"/>
      </w:rPr>
    </w:lvl>
    <w:lvl w:ilvl="6">
      <w:start w:val="1"/>
      <w:numFmt w:val="decimal"/>
      <w:lvlText w:val="%1.%2.%3.%4.%5.%6.%7"/>
      <w:lvlJc w:val="left"/>
      <w:pPr>
        <w:ind w:left="1800" w:hanging="1800"/>
      </w:pPr>
      <w:rPr>
        <w:rFonts w:ascii="Aptos Display" w:hAnsi="Aptos Display" w:hint="default"/>
        <w:sz w:val="32"/>
      </w:rPr>
    </w:lvl>
    <w:lvl w:ilvl="7">
      <w:start w:val="1"/>
      <w:numFmt w:val="decimal"/>
      <w:lvlText w:val="%1.%2.%3.%4.%5.%6.%7.%8"/>
      <w:lvlJc w:val="left"/>
      <w:pPr>
        <w:ind w:left="1800" w:hanging="1800"/>
      </w:pPr>
      <w:rPr>
        <w:rFonts w:ascii="Aptos Display" w:hAnsi="Aptos Display" w:hint="default"/>
        <w:sz w:val="32"/>
      </w:rPr>
    </w:lvl>
    <w:lvl w:ilvl="8">
      <w:start w:val="1"/>
      <w:numFmt w:val="decimal"/>
      <w:lvlText w:val="%1.%2.%3.%4.%5.%6.%7.%8.%9"/>
      <w:lvlJc w:val="left"/>
      <w:pPr>
        <w:ind w:left="2160" w:hanging="2160"/>
      </w:pPr>
      <w:rPr>
        <w:rFonts w:ascii="Aptos Display" w:hAnsi="Aptos Display" w:hint="default"/>
        <w:sz w:val="32"/>
      </w:rPr>
    </w:lvl>
  </w:abstractNum>
  <w:abstractNum w:abstractNumId="16" w15:restartNumberingAfterBreak="0">
    <w:nsid w:val="21E34A22"/>
    <w:multiLevelType w:val="multilevel"/>
    <w:tmpl w:val="8D7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B6EC0"/>
    <w:multiLevelType w:val="multilevel"/>
    <w:tmpl w:val="2F926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97092"/>
    <w:multiLevelType w:val="multilevel"/>
    <w:tmpl w:val="DBB8A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D409B"/>
    <w:multiLevelType w:val="multilevel"/>
    <w:tmpl w:val="87F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A55E5"/>
    <w:multiLevelType w:val="hybridMultilevel"/>
    <w:tmpl w:val="1A0474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40430EB"/>
    <w:multiLevelType w:val="multilevel"/>
    <w:tmpl w:val="DD3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67723"/>
    <w:multiLevelType w:val="multilevel"/>
    <w:tmpl w:val="96AE3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550E0"/>
    <w:multiLevelType w:val="hybridMultilevel"/>
    <w:tmpl w:val="E3F28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9C1E60"/>
    <w:multiLevelType w:val="multilevel"/>
    <w:tmpl w:val="DC1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1D24E8"/>
    <w:multiLevelType w:val="multilevel"/>
    <w:tmpl w:val="1C7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8" w15:restartNumberingAfterBreak="0">
    <w:nsid w:val="49DA7EBA"/>
    <w:multiLevelType w:val="multilevel"/>
    <w:tmpl w:val="0D62DD74"/>
    <w:lvl w:ilvl="0">
      <w:start w:val="2"/>
      <w:numFmt w:val="decimal"/>
      <w:lvlText w:val="%1"/>
      <w:lvlJc w:val="left"/>
      <w:pPr>
        <w:ind w:left="670" w:hanging="670"/>
      </w:pPr>
      <w:rPr>
        <w:rFonts w:ascii="Aptos Display" w:hAnsi="Aptos Display" w:hint="default"/>
        <w:sz w:val="32"/>
      </w:rPr>
    </w:lvl>
    <w:lvl w:ilvl="1">
      <w:start w:val="1"/>
      <w:numFmt w:val="decimal"/>
      <w:lvlText w:val="%1.%2"/>
      <w:lvlJc w:val="left"/>
      <w:pPr>
        <w:ind w:left="720" w:hanging="720"/>
      </w:pPr>
      <w:rPr>
        <w:rFonts w:ascii="Aptos Display" w:hAnsi="Aptos Display" w:hint="default"/>
        <w:sz w:val="32"/>
      </w:rPr>
    </w:lvl>
    <w:lvl w:ilvl="2">
      <w:start w:val="5"/>
      <w:numFmt w:val="decimal"/>
      <w:lvlText w:val="%1.%2.%3"/>
      <w:lvlJc w:val="left"/>
      <w:pPr>
        <w:ind w:left="720" w:hanging="720"/>
      </w:pPr>
      <w:rPr>
        <w:rFonts w:ascii="Aptos Display" w:hAnsi="Aptos Display" w:hint="default"/>
        <w:sz w:val="32"/>
      </w:rPr>
    </w:lvl>
    <w:lvl w:ilvl="3">
      <w:start w:val="1"/>
      <w:numFmt w:val="decimal"/>
      <w:lvlText w:val="%1.%2.%3.%4"/>
      <w:lvlJc w:val="left"/>
      <w:pPr>
        <w:ind w:left="1080" w:hanging="1080"/>
      </w:pPr>
      <w:rPr>
        <w:rFonts w:ascii="Aptos Display" w:hAnsi="Aptos Display" w:hint="default"/>
        <w:sz w:val="32"/>
      </w:rPr>
    </w:lvl>
    <w:lvl w:ilvl="4">
      <w:start w:val="1"/>
      <w:numFmt w:val="decimal"/>
      <w:lvlText w:val="%1.%2.%3.%4.%5"/>
      <w:lvlJc w:val="left"/>
      <w:pPr>
        <w:ind w:left="1080" w:hanging="1080"/>
      </w:pPr>
      <w:rPr>
        <w:rFonts w:ascii="Aptos Display" w:hAnsi="Aptos Display" w:hint="default"/>
        <w:sz w:val="32"/>
      </w:rPr>
    </w:lvl>
    <w:lvl w:ilvl="5">
      <w:start w:val="1"/>
      <w:numFmt w:val="decimal"/>
      <w:lvlText w:val="%1.%2.%3.%4.%5.%6"/>
      <w:lvlJc w:val="left"/>
      <w:pPr>
        <w:ind w:left="1440" w:hanging="1440"/>
      </w:pPr>
      <w:rPr>
        <w:rFonts w:ascii="Aptos Display" w:hAnsi="Aptos Display" w:hint="default"/>
        <w:sz w:val="32"/>
      </w:rPr>
    </w:lvl>
    <w:lvl w:ilvl="6">
      <w:start w:val="1"/>
      <w:numFmt w:val="decimal"/>
      <w:lvlText w:val="%1.%2.%3.%4.%5.%6.%7"/>
      <w:lvlJc w:val="left"/>
      <w:pPr>
        <w:ind w:left="1800" w:hanging="1800"/>
      </w:pPr>
      <w:rPr>
        <w:rFonts w:ascii="Aptos Display" w:hAnsi="Aptos Display" w:hint="default"/>
        <w:sz w:val="32"/>
      </w:rPr>
    </w:lvl>
    <w:lvl w:ilvl="7">
      <w:start w:val="1"/>
      <w:numFmt w:val="decimal"/>
      <w:lvlText w:val="%1.%2.%3.%4.%5.%6.%7.%8"/>
      <w:lvlJc w:val="left"/>
      <w:pPr>
        <w:ind w:left="1800" w:hanging="1800"/>
      </w:pPr>
      <w:rPr>
        <w:rFonts w:ascii="Aptos Display" w:hAnsi="Aptos Display" w:hint="default"/>
        <w:sz w:val="32"/>
      </w:rPr>
    </w:lvl>
    <w:lvl w:ilvl="8">
      <w:start w:val="1"/>
      <w:numFmt w:val="decimal"/>
      <w:lvlText w:val="%1.%2.%3.%4.%5.%6.%7.%8.%9"/>
      <w:lvlJc w:val="left"/>
      <w:pPr>
        <w:ind w:left="2160" w:hanging="2160"/>
      </w:pPr>
      <w:rPr>
        <w:rFonts w:ascii="Aptos Display" w:hAnsi="Aptos Display" w:hint="default"/>
        <w:sz w:val="32"/>
      </w:rPr>
    </w:lvl>
  </w:abstractNum>
  <w:abstractNum w:abstractNumId="29"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F47920"/>
    <w:multiLevelType w:val="multilevel"/>
    <w:tmpl w:val="351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94222"/>
    <w:multiLevelType w:val="multilevel"/>
    <w:tmpl w:val="C50E3C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730BD1"/>
    <w:multiLevelType w:val="multilevel"/>
    <w:tmpl w:val="FF1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F32F3"/>
    <w:multiLevelType w:val="hybridMultilevel"/>
    <w:tmpl w:val="37006D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AD15A9B"/>
    <w:multiLevelType w:val="hybridMultilevel"/>
    <w:tmpl w:val="377ABDD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BDE1A6A"/>
    <w:multiLevelType w:val="multilevel"/>
    <w:tmpl w:val="F46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C54D52"/>
    <w:multiLevelType w:val="multilevel"/>
    <w:tmpl w:val="22F2F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63020B06"/>
    <w:multiLevelType w:val="hybridMultilevel"/>
    <w:tmpl w:val="0FC20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62D17B8"/>
    <w:multiLevelType w:val="multilevel"/>
    <w:tmpl w:val="57D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35874"/>
    <w:multiLevelType w:val="hybridMultilevel"/>
    <w:tmpl w:val="685E4F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7536BB"/>
    <w:multiLevelType w:val="multilevel"/>
    <w:tmpl w:val="A74C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93A33"/>
    <w:multiLevelType w:val="hybridMultilevel"/>
    <w:tmpl w:val="562AF38E"/>
    <w:lvl w:ilvl="0" w:tplc="4440C434">
      <w:start w:val="1"/>
      <w:numFmt w:val="bullet"/>
      <w:lvlText w:val="ü"/>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BB76E64"/>
    <w:multiLevelType w:val="multilevel"/>
    <w:tmpl w:val="9DA44A70"/>
    <w:lvl w:ilvl="0">
      <w:start w:val="4"/>
      <w:numFmt w:val="decimal"/>
      <w:lvlText w:val="%1"/>
      <w:lvlJc w:val="left"/>
      <w:pPr>
        <w:ind w:left="670" w:hanging="670"/>
      </w:pPr>
      <w:rPr>
        <w:rFonts w:ascii="Aptos Display" w:hAnsi="Aptos Display" w:hint="default"/>
        <w:sz w:val="32"/>
      </w:rPr>
    </w:lvl>
    <w:lvl w:ilvl="1">
      <w:start w:val="1"/>
      <w:numFmt w:val="decimal"/>
      <w:lvlText w:val="%1.%2"/>
      <w:lvlJc w:val="left"/>
      <w:pPr>
        <w:ind w:left="720" w:hanging="720"/>
      </w:pPr>
      <w:rPr>
        <w:rFonts w:ascii="Aptos Display" w:hAnsi="Aptos Display" w:hint="default"/>
        <w:sz w:val="32"/>
      </w:rPr>
    </w:lvl>
    <w:lvl w:ilvl="2">
      <w:start w:val="6"/>
      <w:numFmt w:val="decimal"/>
      <w:lvlText w:val="%1.%2.%3"/>
      <w:lvlJc w:val="left"/>
      <w:pPr>
        <w:ind w:left="720" w:hanging="720"/>
      </w:pPr>
      <w:rPr>
        <w:rFonts w:ascii="Aptos Display" w:hAnsi="Aptos Display" w:hint="default"/>
        <w:sz w:val="32"/>
      </w:rPr>
    </w:lvl>
    <w:lvl w:ilvl="3">
      <w:start w:val="1"/>
      <w:numFmt w:val="decimal"/>
      <w:lvlText w:val="%1.%2.%3.%4"/>
      <w:lvlJc w:val="left"/>
      <w:pPr>
        <w:ind w:left="1080" w:hanging="1080"/>
      </w:pPr>
      <w:rPr>
        <w:rFonts w:ascii="Aptos Display" w:hAnsi="Aptos Display" w:hint="default"/>
        <w:sz w:val="32"/>
      </w:rPr>
    </w:lvl>
    <w:lvl w:ilvl="4">
      <w:start w:val="1"/>
      <w:numFmt w:val="decimal"/>
      <w:lvlText w:val="%1.%2.%3.%4.%5"/>
      <w:lvlJc w:val="left"/>
      <w:pPr>
        <w:ind w:left="1080" w:hanging="1080"/>
      </w:pPr>
      <w:rPr>
        <w:rFonts w:ascii="Aptos Display" w:hAnsi="Aptos Display" w:hint="default"/>
        <w:sz w:val="32"/>
      </w:rPr>
    </w:lvl>
    <w:lvl w:ilvl="5">
      <w:start w:val="1"/>
      <w:numFmt w:val="decimal"/>
      <w:lvlText w:val="%1.%2.%3.%4.%5.%6"/>
      <w:lvlJc w:val="left"/>
      <w:pPr>
        <w:ind w:left="1440" w:hanging="1440"/>
      </w:pPr>
      <w:rPr>
        <w:rFonts w:ascii="Aptos Display" w:hAnsi="Aptos Display" w:hint="default"/>
        <w:sz w:val="32"/>
      </w:rPr>
    </w:lvl>
    <w:lvl w:ilvl="6">
      <w:start w:val="1"/>
      <w:numFmt w:val="decimal"/>
      <w:lvlText w:val="%1.%2.%3.%4.%5.%6.%7"/>
      <w:lvlJc w:val="left"/>
      <w:pPr>
        <w:ind w:left="1800" w:hanging="1800"/>
      </w:pPr>
      <w:rPr>
        <w:rFonts w:ascii="Aptos Display" w:hAnsi="Aptos Display" w:hint="default"/>
        <w:sz w:val="32"/>
      </w:rPr>
    </w:lvl>
    <w:lvl w:ilvl="7">
      <w:start w:val="1"/>
      <w:numFmt w:val="decimal"/>
      <w:lvlText w:val="%1.%2.%3.%4.%5.%6.%7.%8"/>
      <w:lvlJc w:val="left"/>
      <w:pPr>
        <w:ind w:left="1800" w:hanging="1800"/>
      </w:pPr>
      <w:rPr>
        <w:rFonts w:ascii="Aptos Display" w:hAnsi="Aptos Display" w:hint="default"/>
        <w:sz w:val="32"/>
      </w:rPr>
    </w:lvl>
    <w:lvl w:ilvl="8">
      <w:start w:val="1"/>
      <w:numFmt w:val="decimal"/>
      <w:lvlText w:val="%1.%2.%3.%4.%5.%6.%7.%8.%9"/>
      <w:lvlJc w:val="left"/>
      <w:pPr>
        <w:ind w:left="2160" w:hanging="2160"/>
      </w:pPr>
      <w:rPr>
        <w:rFonts w:ascii="Aptos Display" w:hAnsi="Aptos Display" w:hint="default"/>
        <w:sz w:val="32"/>
      </w:rPr>
    </w:lvl>
  </w:abstractNum>
  <w:abstractNum w:abstractNumId="43" w15:restartNumberingAfterBreak="0">
    <w:nsid w:val="7C0239D1"/>
    <w:multiLevelType w:val="multilevel"/>
    <w:tmpl w:val="837CB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46245D"/>
    <w:multiLevelType w:val="multilevel"/>
    <w:tmpl w:val="5D2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2335176">
    <w:abstractNumId w:val="9"/>
  </w:num>
  <w:num w:numId="2" w16cid:durableId="608702804">
    <w:abstractNumId w:val="7"/>
  </w:num>
  <w:num w:numId="3" w16cid:durableId="1446998499">
    <w:abstractNumId w:val="6"/>
  </w:num>
  <w:num w:numId="4" w16cid:durableId="151338276">
    <w:abstractNumId w:val="5"/>
  </w:num>
  <w:num w:numId="5" w16cid:durableId="1897544406">
    <w:abstractNumId w:val="8"/>
  </w:num>
  <w:num w:numId="6" w16cid:durableId="1049112608">
    <w:abstractNumId w:val="4"/>
  </w:num>
  <w:num w:numId="7" w16cid:durableId="202133981">
    <w:abstractNumId w:val="3"/>
  </w:num>
  <w:num w:numId="8" w16cid:durableId="1020162800">
    <w:abstractNumId w:val="2"/>
  </w:num>
  <w:num w:numId="9" w16cid:durableId="1746488010">
    <w:abstractNumId w:val="1"/>
  </w:num>
  <w:num w:numId="10" w16cid:durableId="946696163">
    <w:abstractNumId w:val="0"/>
  </w:num>
  <w:num w:numId="11" w16cid:durableId="854926464">
    <w:abstractNumId w:val="11"/>
  </w:num>
  <w:num w:numId="12" w16cid:durableId="13655460">
    <w:abstractNumId w:val="41"/>
  </w:num>
  <w:num w:numId="13" w16cid:durableId="2140568661">
    <w:abstractNumId w:val="14"/>
  </w:num>
  <w:num w:numId="14" w16cid:durableId="880019493">
    <w:abstractNumId w:val="34"/>
  </w:num>
  <w:num w:numId="15" w16cid:durableId="213153417">
    <w:abstractNumId w:val="21"/>
  </w:num>
  <w:num w:numId="16" w16cid:durableId="989090767">
    <w:abstractNumId w:val="37"/>
  </w:num>
  <w:num w:numId="17" w16cid:durableId="1775981744">
    <w:abstractNumId w:val="33"/>
  </w:num>
  <w:num w:numId="18" w16cid:durableId="422146657">
    <w:abstractNumId w:val="24"/>
  </w:num>
  <w:num w:numId="19" w16cid:durableId="1409614937">
    <w:abstractNumId w:val="44"/>
  </w:num>
  <w:num w:numId="20" w16cid:durableId="516504823">
    <w:abstractNumId w:val="36"/>
  </w:num>
  <w:num w:numId="21" w16cid:durableId="2127117213">
    <w:abstractNumId w:val="19"/>
  </w:num>
  <w:num w:numId="22" w16cid:durableId="1211383552">
    <w:abstractNumId w:val="27"/>
  </w:num>
  <w:num w:numId="23" w16cid:durableId="778380577">
    <w:abstractNumId w:val="29"/>
  </w:num>
  <w:num w:numId="24" w16cid:durableId="2069649897">
    <w:abstractNumId w:val="35"/>
  </w:num>
  <w:num w:numId="25" w16cid:durableId="445278558">
    <w:abstractNumId w:val="43"/>
  </w:num>
  <w:num w:numId="26" w16cid:durableId="1600020553">
    <w:abstractNumId w:val="10"/>
  </w:num>
  <w:num w:numId="27" w16cid:durableId="1196964785">
    <w:abstractNumId w:val="13"/>
  </w:num>
  <w:num w:numId="28" w16cid:durableId="449203925">
    <w:abstractNumId w:val="18"/>
  </w:num>
  <w:num w:numId="29" w16cid:durableId="753622991">
    <w:abstractNumId w:val="16"/>
  </w:num>
  <w:num w:numId="30" w16cid:durableId="1993168599">
    <w:abstractNumId w:val="23"/>
  </w:num>
  <w:num w:numId="31" w16cid:durableId="2133861253">
    <w:abstractNumId w:val="12"/>
  </w:num>
  <w:num w:numId="32" w16cid:durableId="902062894">
    <w:abstractNumId w:val="40"/>
  </w:num>
  <w:num w:numId="33" w16cid:durableId="2073965787">
    <w:abstractNumId w:val="22"/>
  </w:num>
  <w:num w:numId="34" w16cid:durableId="1711831993">
    <w:abstractNumId w:val="32"/>
  </w:num>
  <w:num w:numId="35" w16cid:durableId="282004543">
    <w:abstractNumId w:val="17"/>
  </w:num>
  <w:num w:numId="36" w16cid:durableId="1626766737">
    <w:abstractNumId w:val="38"/>
  </w:num>
  <w:num w:numId="37" w16cid:durableId="207232234">
    <w:abstractNumId w:val="39"/>
  </w:num>
  <w:num w:numId="38" w16cid:durableId="1650859190">
    <w:abstractNumId w:val="25"/>
  </w:num>
  <w:num w:numId="39" w16cid:durableId="1514957694">
    <w:abstractNumId w:val="26"/>
  </w:num>
  <w:num w:numId="40" w16cid:durableId="527332114">
    <w:abstractNumId w:val="20"/>
  </w:num>
  <w:num w:numId="41" w16cid:durableId="666447714">
    <w:abstractNumId w:val="30"/>
  </w:num>
  <w:num w:numId="42" w16cid:durableId="1565482457">
    <w:abstractNumId w:val="31"/>
  </w:num>
  <w:num w:numId="43" w16cid:durableId="496381366">
    <w:abstractNumId w:val="28"/>
  </w:num>
  <w:num w:numId="44" w16cid:durableId="889341667">
    <w:abstractNumId w:val="15"/>
  </w:num>
  <w:num w:numId="45" w16cid:durableId="265619813">
    <w:abstractNumId w:val="42"/>
  </w:num>
  <w:num w:numId="46" w16cid:durableId="507212581">
    <w:abstractNumId w:val="0"/>
  </w:num>
  <w:num w:numId="47" w16cid:durableId="1385370000">
    <w:abstractNumId w:val="0"/>
  </w:num>
  <w:num w:numId="48" w16cid:durableId="1866939519">
    <w:abstractNumId w:val="0"/>
  </w:num>
  <w:num w:numId="49" w16cid:durableId="1087966009">
    <w:abstractNumId w:val="0"/>
  </w:num>
  <w:num w:numId="50" w16cid:durableId="1690182781">
    <w:abstractNumId w:val="0"/>
  </w:num>
  <w:num w:numId="51" w16cid:durableId="1076901273">
    <w:abstractNumId w:val="0"/>
  </w:num>
  <w:num w:numId="52" w16cid:durableId="1676567618">
    <w:abstractNumId w:val="0"/>
  </w:num>
  <w:num w:numId="53" w16cid:durableId="745999799">
    <w:abstractNumId w:val="0"/>
  </w:num>
  <w:num w:numId="54" w16cid:durableId="1998804031">
    <w:abstractNumId w:val="0"/>
  </w:num>
  <w:num w:numId="55" w16cid:durableId="262493096">
    <w:abstractNumId w:val="0"/>
  </w:num>
  <w:num w:numId="56" w16cid:durableId="1917978001">
    <w:abstractNumId w:val="0"/>
  </w:num>
  <w:num w:numId="57" w16cid:durableId="140580141">
    <w:abstractNumId w:val="0"/>
  </w:num>
  <w:num w:numId="58" w16cid:durableId="680859926">
    <w:abstractNumId w:val="0"/>
  </w:num>
  <w:num w:numId="59" w16cid:durableId="1569880638">
    <w:abstractNumId w:val="0"/>
  </w:num>
  <w:num w:numId="60" w16cid:durableId="1713849176">
    <w:abstractNumId w:val="0"/>
  </w:num>
  <w:num w:numId="61" w16cid:durableId="2004120269">
    <w:abstractNumId w:val="0"/>
  </w:num>
  <w:num w:numId="62" w16cid:durableId="1475022345">
    <w:abstractNumId w:val="0"/>
  </w:num>
  <w:num w:numId="63" w16cid:durableId="942685091">
    <w:abstractNumId w:val="0"/>
  </w:num>
  <w:num w:numId="64" w16cid:durableId="837308743">
    <w:abstractNumId w:val="0"/>
  </w:num>
  <w:num w:numId="65" w16cid:durableId="137233765">
    <w:abstractNumId w:val="0"/>
  </w:num>
  <w:num w:numId="66" w16cid:durableId="1540046105">
    <w:abstractNumId w:val="0"/>
  </w:num>
  <w:num w:numId="67" w16cid:durableId="1150556562">
    <w:abstractNumId w:val="0"/>
  </w:num>
  <w:num w:numId="68" w16cid:durableId="96602875">
    <w:abstractNumId w:val="0"/>
  </w:num>
  <w:num w:numId="69" w16cid:durableId="1703364213">
    <w:abstractNumId w:val="0"/>
  </w:num>
  <w:num w:numId="70" w16cid:durableId="2049644029">
    <w:abstractNumId w:val="0"/>
  </w:num>
  <w:num w:numId="71" w16cid:durableId="694620436">
    <w:abstractNumId w:val="0"/>
  </w:num>
  <w:num w:numId="72" w16cid:durableId="1159884267">
    <w:abstractNumId w:val="0"/>
  </w:num>
  <w:num w:numId="73" w16cid:durableId="465197390">
    <w:abstractNumId w:val="0"/>
  </w:num>
  <w:num w:numId="74" w16cid:durableId="1660308562">
    <w:abstractNumId w:val="0"/>
  </w:num>
  <w:num w:numId="75" w16cid:durableId="2063285294">
    <w:abstractNumId w:val="0"/>
  </w:num>
  <w:num w:numId="76" w16cid:durableId="732045097">
    <w:abstractNumId w:val="0"/>
  </w:num>
  <w:num w:numId="77" w16cid:durableId="1112818757">
    <w:abstractNumId w:val="0"/>
  </w:num>
  <w:num w:numId="78" w16cid:durableId="241985514">
    <w:abstractNumId w:val="0"/>
  </w:num>
  <w:num w:numId="79" w16cid:durableId="1081760280">
    <w:abstractNumId w:val="0"/>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nd Baptista Correia">
    <w15:presenceInfo w15:providerId="AD" w15:userId="S::2000162993@hexaware.com::9cb7e48f-48fd-477d-a4c6-b7ecbd895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E0"/>
    <w:rsid w:val="00020EFB"/>
    <w:rsid w:val="00034616"/>
    <w:rsid w:val="00043257"/>
    <w:rsid w:val="0005132C"/>
    <w:rsid w:val="0006063C"/>
    <w:rsid w:val="0008155B"/>
    <w:rsid w:val="00093542"/>
    <w:rsid w:val="000B2E3B"/>
    <w:rsid w:val="000B37EE"/>
    <w:rsid w:val="000C1A38"/>
    <w:rsid w:val="000C6A66"/>
    <w:rsid w:val="000F2613"/>
    <w:rsid w:val="000F6675"/>
    <w:rsid w:val="0010462B"/>
    <w:rsid w:val="001063F3"/>
    <w:rsid w:val="0011310C"/>
    <w:rsid w:val="00120C18"/>
    <w:rsid w:val="001370AA"/>
    <w:rsid w:val="0015074B"/>
    <w:rsid w:val="0017002B"/>
    <w:rsid w:val="00185530"/>
    <w:rsid w:val="001936A7"/>
    <w:rsid w:val="00195818"/>
    <w:rsid w:val="001D0C82"/>
    <w:rsid w:val="002058B1"/>
    <w:rsid w:val="00212C42"/>
    <w:rsid w:val="00226B1F"/>
    <w:rsid w:val="00232C45"/>
    <w:rsid w:val="002361CA"/>
    <w:rsid w:val="0024340C"/>
    <w:rsid w:val="0024559F"/>
    <w:rsid w:val="00246063"/>
    <w:rsid w:val="0025606C"/>
    <w:rsid w:val="00257A14"/>
    <w:rsid w:val="00276711"/>
    <w:rsid w:val="002817B5"/>
    <w:rsid w:val="00282B74"/>
    <w:rsid w:val="00287641"/>
    <w:rsid w:val="0029402D"/>
    <w:rsid w:val="0029639D"/>
    <w:rsid w:val="002A2D74"/>
    <w:rsid w:val="002A4C00"/>
    <w:rsid w:val="002C0659"/>
    <w:rsid w:val="002C45F0"/>
    <w:rsid w:val="002C5B2E"/>
    <w:rsid w:val="002D6090"/>
    <w:rsid w:val="002F0CEB"/>
    <w:rsid w:val="002F2152"/>
    <w:rsid w:val="002F57D3"/>
    <w:rsid w:val="00301991"/>
    <w:rsid w:val="00326F90"/>
    <w:rsid w:val="00330165"/>
    <w:rsid w:val="00340BCC"/>
    <w:rsid w:val="00351A70"/>
    <w:rsid w:val="00363084"/>
    <w:rsid w:val="00365689"/>
    <w:rsid w:val="003657D0"/>
    <w:rsid w:val="00366E07"/>
    <w:rsid w:val="003A4CFA"/>
    <w:rsid w:val="003B1455"/>
    <w:rsid w:val="003B649F"/>
    <w:rsid w:val="003C260B"/>
    <w:rsid w:val="003C358A"/>
    <w:rsid w:val="003E3CC2"/>
    <w:rsid w:val="003F40AD"/>
    <w:rsid w:val="0040461F"/>
    <w:rsid w:val="0041148A"/>
    <w:rsid w:val="0044464F"/>
    <w:rsid w:val="00450772"/>
    <w:rsid w:val="00452985"/>
    <w:rsid w:val="00454030"/>
    <w:rsid w:val="0045465C"/>
    <w:rsid w:val="00461B72"/>
    <w:rsid w:val="0048054C"/>
    <w:rsid w:val="00490BB9"/>
    <w:rsid w:val="004A7DB1"/>
    <w:rsid w:val="004C1302"/>
    <w:rsid w:val="004E6FFA"/>
    <w:rsid w:val="005053CC"/>
    <w:rsid w:val="0052196C"/>
    <w:rsid w:val="00524CF4"/>
    <w:rsid w:val="00543462"/>
    <w:rsid w:val="00553B18"/>
    <w:rsid w:val="00557C2E"/>
    <w:rsid w:val="00563142"/>
    <w:rsid w:val="00571198"/>
    <w:rsid w:val="005A32E5"/>
    <w:rsid w:val="005B3616"/>
    <w:rsid w:val="005B481C"/>
    <w:rsid w:val="005D4A1F"/>
    <w:rsid w:val="005F081F"/>
    <w:rsid w:val="00610726"/>
    <w:rsid w:val="00614167"/>
    <w:rsid w:val="00617603"/>
    <w:rsid w:val="006267B5"/>
    <w:rsid w:val="0064049A"/>
    <w:rsid w:val="00646683"/>
    <w:rsid w:val="00646DD7"/>
    <w:rsid w:val="00647BD0"/>
    <w:rsid w:val="00647C3F"/>
    <w:rsid w:val="006555C9"/>
    <w:rsid w:val="006643A2"/>
    <w:rsid w:val="006825CF"/>
    <w:rsid w:val="0068357E"/>
    <w:rsid w:val="00691812"/>
    <w:rsid w:val="00693335"/>
    <w:rsid w:val="00696865"/>
    <w:rsid w:val="006A4E27"/>
    <w:rsid w:val="006B1C47"/>
    <w:rsid w:val="006D5DEA"/>
    <w:rsid w:val="006D5EE4"/>
    <w:rsid w:val="006D7214"/>
    <w:rsid w:val="006E1A47"/>
    <w:rsid w:val="006E3C63"/>
    <w:rsid w:val="0073021B"/>
    <w:rsid w:val="0074363A"/>
    <w:rsid w:val="00744F65"/>
    <w:rsid w:val="00745CA4"/>
    <w:rsid w:val="0074761B"/>
    <w:rsid w:val="00763A1C"/>
    <w:rsid w:val="00776AA3"/>
    <w:rsid w:val="007A5297"/>
    <w:rsid w:val="007B6399"/>
    <w:rsid w:val="007C4D0F"/>
    <w:rsid w:val="007E6FDE"/>
    <w:rsid w:val="007F2599"/>
    <w:rsid w:val="007F413A"/>
    <w:rsid w:val="0082560B"/>
    <w:rsid w:val="00834E3E"/>
    <w:rsid w:val="0083662A"/>
    <w:rsid w:val="00847A73"/>
    <w:rsid w:val="00862CA6"/>
    <w:rsid w:val="00866433"/>
    <w:rsid w:val="00893435"/>
    <w:rsid w:val="008A284F"/>
    <w:rsid w:val="008B47C4"/>
    <w:rsid w:val="008C05EA"/>
    <w:rsid w:val="008C07F3"/>
    <w:rsid w:val="008D707B"/>
    <w:rsid w:val="008E234C"/>
    <w:rsid w:val="008E7DB5"/>
    <w:rsid w:val="008F0BBA"/>
    <w:rsid w:val="009031DF"/>
    <w:rsid w:val="00907BBC"/>
    <w:rsid w:val="00917971"/>
    <w:rsid w:val="00935B56"/>
    <w:rsid w:val="00936760"/>
    <w:rsid w:val="00940458"/>
    <w:rsid w:val="00971DB7"/>
    <w:rsid w:val="0097671E"/>
    <w:rsid w:val="009A4572"/>
    <w:rsid w:val="009C0FCC"/>
    <w:rsid w:val="009D0405"/>
    <w:rsid w:val="00A16F82"/>
    <w:rsid w:val="00A20B36"/>
    <w:rsid w:val="00A24098"/>
    <w:rsid w:val="00A43E2F"/>
    <w:rsid w:val="00A46A50"/>
    <w:rsid w:val="00A66014"/>
    <w:rsid w:val="00A70A8C"/>
    <w:rsid w:val="00A75D84"/>
    <w:rsid w:val="00A808F1"/>
    <w:rsid w:val="00A82A38"/>
    <w:rsid w:val="00A919FE"/>
    <w:rsid w:val="00A9342B"/>
    <w:rsid w:val="00AA1D8D"/>
    <w:rsid w:val="00AB73F1"/>
    <w:rsid w:val="00B02CF6"/>
    <w:rsid w:val="00B169F9"/>
    <w:rsid w:val="00B17CBD"/>
    <w:rsid w:val="00B22C5E"/>
    <w:rsid w:val="00B23848"/>
    <w:rsid w:val="00B247D0"/>
    <w:rsid w:val="00B43D53"/>
    <w:rsid w:val="00B476F7"/>
    <w:rsid w:val="00B47730"/>
    <w:rsid w:val="00B50FF6"/>
    <w:rsid w:val="00B51B27"/>
    <w:rsid w:val="00B570DD"/>
    <w:rsid w:val="00B64A22"/>
    <w:rsid w:val="00B7217C"/>
    <w:rsid w:val="00B9002C"/>
    <w:rsid w:val="00B96A27"/>
    <w:rsid w:val="00BA5342"/>
    <w:rsid w:val="00BC0835"/>
    <w:rsid w:val="00BC72EF"/>
    <w:rsid w:val="00BD2ACE"/>
    <w:rsid w:val="00BD7C44"/>
    <w:rsid w:val="00BE5F9C"/>
    <w:rsid w:val="00BF21F7"/>
    <w:rsid w:val="00C00F50"/>
    <w:rsid w:val="00C17C2A"/>
    <w:rsid w:val="00C20DD8"/>
    <w:rsid w:val="00C22567"/>
    <w:rsid w:val="00C310B6"/>
    <w:rsid w:val="00C31E30"/>
    <w:rsid w:val="00C33019"/>
    <w:rsid w:val="00C4014B"/>
    <w:rsid w:val="00C61040"/>
    <w:rsid w:val="00C63D80"/>
    <w:rsid w:val="00C64F12"/>
    <w:rsid w:val="00C94337"/>
    <w:rsid w:val="00CA1292"/>
    <w:rsid w:val="00CB0664"/>
    <w:rsid w:val="00CB3956"/>
    <w:rsid w:val="00CB7063"/>
    <w:rsid w:val="00CC24B7"/>
    <w:rsid w:val="00CC787B"/>
    <w:rsid w:val="00CD45B1"/>
    <w:rsid w:val="00CE722F"/>
    <w:rsid w:val="00D0650A"/>
    <w:rsid w:val="00D07E42"/>
    <w:rsid w:val="00D16753"/>
    <w:rsid w:val="00D21A2A"/>
    <w:rsid w:val="00D37D3E"/>
    <w:rsid w:val="00D762B4"/>
    <w:rsid w:val="00D84C37"/>
    <w:rsid w:val="00D92092"/>
    <w:rsid w:val="00D93402"/>
    <w:rsid w:val="00DA7FEA"/>
    <w:rsid w:val="00DB5D1B"/>
    <w:rsid w:val="00DC3B7E"/>
    <w:rsid w:val="00DC3E0D"/>
    <w:rsid w:val="00DC6CA3"/>
    <w:rsid w:val="00DE7A51"/>
    <w:rsid w:val="00DF00BA"/>
    <w:rsid w:val="00DF53DB"/>
    <w:rsid w:val="00E06CFD"/>
    <w:rsid w:val="00E30233"/>
    <w:rsid w:val="00E60FF0"/>
    <w:rsid w:val="00E61C86"/>
    <w:rsid w:val="00E73FE5"/>
    <w:rsid w:val="00E815BE"/>
    <w:rsid w:val="00E86491"/>
    <w:rsid w:val="00E92D9D"/>
    <w:rsid w:val="00E9617E"/>
    <w:rsid w:val="00EA3DF8"/>
    <w:rsid w:val="00EB0E01"/>
    <w:rsid w:val="00ED63B2"/>
    <w:rsid w:val="00EE5194"/>
    <w:rsid w:val="00F31336"/>
    <w:rsid w:val="00F31389"/>
    <w:rsid w:val="00F44224"/>
    <w:rsid w:val="00F44F34"/>
    <w:rsid w:val="00F4552F"/>
    <w:rsid w:val="00F53E23"/>
    <w:rsid w:val="00F562D4"/>
    <w:rsid w:val="00F5685C"/>
    <w:rsid w:val="00F65073"/>
    <w:rsid w:val="00F70CDD"/>
    <w:rsid w:val="00F87BDD"/>
    <w:rsid w:val="00F902B3"/>
    <w:rsid w:val="00F91FFD"/>
    <w:rsid w:val="00FC30AB"/>
    <w:rsid w:val="00FC693F"/>
    <w:rsid w:val="00FD2AF7"/>
    <w:rsid w:val="00FF00A1"/>
    <w:rsid w:val="10AEB2C3"/>
    <w:rsid w:val="1938B4EC"/>
    <w:rsid w:val="22C3E44C"/>
    <w:rsid w:val="352D3946"/>
    <w:rsid w:val="36A4DEFD"/>
    <w:rsid w:val="3977893D"/>
    <w:rsid w:val="4B8F3288"/>
    <w:rsid w:val="6B02362C"/>
    <w:rsid w:val="6B8F07F9"/>
    <w:rsid w:val="6FC3E2B8"/>
    <w:rsid w:val="78A9F0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61BC6A-B3DC-48D0-8CA5-70FD01D2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aliases w:val="h1,Level 1 Topic Heading,Level 1,Heading 1X,1st level,I1,heading 1,Chapter title,l1,l1+toc 1,toc1,11pt Heading 1,Chapter Heading,II+,I,Section Head,Titre§,Level 11,Topic Heading 1,H1,(Alt+1),Header1"/>
    <w:basedOn w:val="Normal"/>
    <w:next w:val="Normal"/>
    <w:link w:val="Heading1Char"/>
    <w:uiPriority w:val="9"/>
    <w:qFormat/>
    <w:rsid w:val="00FC693F"/>
    <w:pPr>
      <w:keepNext/>
      <w:keepLines/>
      <w:numPr>
        <w:numId w:val="10"/>
      </w:numPr>
      <w:spacing w:before="360"/>
      <w:outlineLvl w:val="0"/>
    </w:pPr>
    <w:rPr>
      <w:rFonts w:asciiTheme="majorHAnsi" w:eastAsiaTheme="majorEastAsia" w:hAnsiTheme="majorHAnsi" w:cstheme="majorBidi"/>
      <w:b/>
      <w:bCs/>
      <w:color w:val="0C272D"/>
      <w:sz w:val="32"/>
      <w:szCs w:val="28"/>
    </w:rPr>
  </w:style>
  <w:style w:type="paragraph" w:styleId="Heading2">
    <w:name w:val="heading 2"/>
    <w:aliases w:val="h2,Level 2 Topic Heading,11pt Heading 2,2nd level,I2,heading 2,Section Title,l2,H2,level 2 Head,level 2 no toc,1st level heading,A,Titre2,A.B.C.,TitreProp,Header 2,Head 2,ITT t2,PA Major Section,1.1,Chapter Title,(Alt+2),Lev 2,A Heading 2,sh2"/>
    <w:basedOn w:val="Normal"/>
    <w:next w:val="Normal"/>
    <w:link w:val="Heading2Char"/>
    <w:uiPriority w:val="9"/>
    <w:unhideWhenUsed/>
    <w:qFormat/>
    <w:rsid w:val="00FC693F"/>
    <w:pPr>
      <w:keepNext/>
      <w:keepLines/>
      <w:numPr>
        <w:ilvl w:val="1"/>
        <w:numId w:val="10"/>
      </w:numPr>
      <w:spacing w:before="240" w:after="80"/>
      <w:outlineLvl w:val="1"/>
    </w:pPr>
    <w:rPr>
      <w:rFonts w:asciiTheme="majorHAnsi" w:eastAsiaTheme="majorEastAsia" w:hAnsiTheme="majorHAnsi" w:cstheme="majorBidi"/>
      <w:b/>
      <w:bCs/>
      <w:color w:val="1A4A52"/>
      <w:sz w:val="26"/>
      <w:szCs w:val="26"/>
    </w:rPr>
  </w:style>
  <w:style w:type="paragraph" w:styleId="Heading3">
    <w:name w:val="heading 3"/>
    <w:aliases w:val="H3,h3,Level 3 Topic Heading,l3+toc 3,heading 3,l3,CT,Sub-section Title,3,Level 3 Head,level 3 no TOC,3rd level,Head 3,subhead,1.,TF-Overskrift 3,Subhead,titre 1.1.1,ITT t3,PA Minor Section,level3,Topic Sub Heading,H31,Lev 3,(Alt+3),W6_Hdg3,H32"/>
    <w:basedOn w:val="Normal"/>
    <w:next w:val="Normal"/>
    <w:link w:val="Heading3Char"/>
    <w:uiPriority w:val="9"/>
    <w:unhideWhenUsed/>
    <w:qFormat/>
    <w:rsid w:val="00FC693F"/>
    <w:pPr>
      <w:keepNext/>
      <w:keepLines/>
      <w:numPr>
        <w:ilvl w:val="2"/>
        <w:numId w:val="10"/>
      </w:numPr>
      <w:spacing w:before="160" w:after="40"/>
      <w:outlineLvl w:val="2"/>
    </w:pPr>
    <w:rPr>
      <w:rFonts w:asciiTheme="majorHAnsi" w:eastAsiaTheme="majorEastAsia" w:hAnsiTheme="majorHAnsi" w:cstheme="majorBidi"/>
      <w:b/>
      <w:bCs/>
    </w:rPr>
  </w:style>
  <w:style w:type="paragraph" w:styleId="Heading4">
    <w:name w:val="heading 4"/>
    <w:aliases w:val="h4,Level 4 Topic Heading,14,l4,a.,Map Title,parapoint,¶,H4,l4+toc4,heading 4,Numbered List"/>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aliases w:val="h5,Level 5 Topic Heading"/>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Level 6 Topic Heading"/>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h7,First Subheading"/>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h8,Second Subheading"/>
    <w:basedOn w:val="Normal"/>
    <w:next w:val="Normal"/>
    <w:link w:val="Heading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aliases w:val="h9,Third Subheading"/>
    <w:basedOn w:val="Normal"/>
    <w:next w:val="Normal"/>
    <w:link w:val="Heading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aliases w:val="h1 Char,Level 1 Topic Heading Char,Level 1 Char,Heading 1X Char,1st level Char,I1 Char,heading 1 Char,Chapter title Char,l1 Char,l1+toc 1 Char,toc1 Char,11pt Heading 1 Char,Chapter Heading Char,II+ Char,I Char,Section Head Char,H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Level 2 Topic Heading Char,11pt Heading 2 Char,2nd level Char,I2 Char,heading 2 Char,Section Title Char,l2 Char,H2 Char,level 2 Head Char,level 2 no toc Char,1st level heading Char,A Char,Titre2 Char,A.B.C. Char,TitreProp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 Char,Level 3 Topic Heading Char,l3+toc 3 Char,heading 3 Char,l3 Char,CT Char,Sub-section Title Char,3 Char,Level 3 Head Char,level 3 no TOC Char,3rd level Char,Head 3 Char,subhead Char,1. Char,TF-Overskrift 3 Char,Subhead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FC693F"/>
    <w:pPr>
      <w:spacing w:after="6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h4 Char,Level 4 Topic Heading Char,14 Char,l4 Char,a. Char,Map Title Char,parapoint Char,¶ Char,H4 Char,l4+toc4 Char,heading 4 Char,Numbered List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aliases w:val="h5 Char,Level 5 Topic Heading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aliases w:val="h6 Char,Level 6 Topic Heading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aliases w:val="h7 Char,First Subheading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aliases w:val="h8 Char,Second Subheading Char"/>
    <w:basedOn w:val="DefaultParagraphFont"/>
    <w:link w:val="Heading8"/>
    <w:uiPriority w:val="9"/>
    <w:rsid w:val="00FC693F"/>
    <w:rPr>
      <w:rFonts w:asciiTheme="majorHAnsi" w:eastAsiaTheme="majorEastAsia" w:hAnsiTheme="majorHAnsi" w:cstheme="majorBidi"/>
      <w:color w:val="4F81BD" w:themeColor="accent1"/>
      <w:sz w:val="20"/>
      <w:szCs w:val="20"/>
    </w:rPr>
  </w:style>
  <w:style w:type="character" w:customStyle="1" w:styleId="Heading9Char">
    <w:name w:val="Heading 9 Char"/>
    <w:aliases w:val="h9 Char,Third Subheading Char"/>
    <w:basedOn w:val="DefaultParagraphFont"/>
    <w:link w:val="Heading9"/>
    <w:uiPriority w:val="9"/>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link w:val="TOCHeadingChar"/>
    <w:uiPriority w:val="39"/>
    <w:unhideWhenUsed/>
    <w:qFormat/>
    <w:rsid w:val="00FC693F"/>
    <w:pPr>
      <w:outlineLvl w:val="9"/>
    </w:pPr>
  </w:style>
  <w:style w:type="table" w:styleId="TableGrid">
    <w:name w:val="Table Grid"/>
    <w:aliases w:val="Deloitte,Bordure,Header Table Grid,Bordure1,Bordure2,Equifax table,Header Table,BKL Table Grid,Capgemini Table Format,EY Question Table"/>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link w:val="TOC1Char"/>
    <w:autoRedefine/>
    <w:uiPriority w:val="39"/>
    <w:unhideWhenUsed/>
    <w:rsid w:val="00BD2ACE"/>
    <w:pPr>
      <w:spacing w:before="120"/>
    </w:pPr>
    <w:rPr>
      <w:b/>
      <w:bCs/>
      <w:caps/>
      <w:sz w:val="20"/>
      <w:szCs w:val="20"/>
    </w:rPr>
  </w:style>
  <w:style w:type="paragraph" w:styleId="TOC2">
    <w:name w:val="toc 2"/>
    <w:basedOn w:val="Normal"/>
    <w:next w:val="Normal"/>
    <w:link w:val="TOC2Char"/>
    <w:autoRedefine/>
    <w:uiPriority w:val="39"/>
    <w:unhideWhenUsed/>
    <w:qFormat/>
    <w:rsid w:val="00BD2ACE"/>
    <w:pPr>
      <w:spacing w:after="0"/>
      <w:ind w:left="220"/>
    </w:pPr>
    <w:rPr>
      <w:smallCaps/>
      <w:sz w:val="20"/>
      <w:szCs w:val="20"/>
    </w:rPr>
  </w:style>
  <w:style w:type="paragraph" w:styleId="TOC3">
    <w:name w:val="toc 3"/>
    <w:basedOn w:val="Normal"/>
    <w:next w:val="Normal"/>
    <w:autoRedefine/>
    <w:uiPriority w:val="39"/>
    <w:unhideWhenUsed/>
    <w:rsid w:val="00BD2ACE"/>
    <w:pPr>
      <w:spacing w:after="0"/>
      <w:ind w:left="440"/>
    </w:pPr>
    <w:rPr>
      <w:i/>
      <w:iCs/>
      <w:sz w:val="20"/>
      <w:szCs w:val="20"/>
    </w:rPr>
  </w:style>
  <w:style w:type="character" w:styleId="Hyperlink">
    <w:name w:val="Hyperlink"/>
    <w:basedOn w:val="DefaultParagraphFont"/>
    <w:uiPriority w:val="99"/>
    <w:unhideWhenUsed/>
    <w:rsid w:val="00BD2ACE"/>
    <w:rPr>
      <w:color w:val="0000FF" w:themeColor="hyperlink"/>
      <w:u w:val="single"/>
    </w:rPr>
  </w:style>
  <w:style w:type="paragraph" w:styleId="TOC4">
    <w:name w:val="toc 4"/>
    <w:basedOn w:val="Normal"/>
    <w:next w:val="Normal"/>
    <w:autoRedefine/>
    <w:uiPriority w:val="39"/>
    <w:unhideWhenUsed/>
    <w:rsid w:val="00BD2ACE"/>
    <w:pPr>
      <w:spacing w:after="0"/>
      <w:ind w:left="660"/>
    </w:pPr>
    <w:rPr>
      <w:sz w:val="18"/>
      <w:szCs w:val="18"/>
    </w:rPr>
  </w:style>
  <w:style w:type="paragraph" w:styleId="TOC5">
    <w:name w:val="toc 5"/>
    <w:basedOn w:val="Normal"/>
    <w:next w:val="Normal"/>
    <w:autoRedefine/>
    <w:uiPriority w:val="39"/>
    <w:unhideWhenUsed/>
    <w:rsid w:val="00BD2ACE"/>
    <w:pPr>
      <w:spacing w:after="0"/>
      <w:ind w:left="880"/>
    </w:pPr>
    <w:rPr>
      <w:sz w:val="18"/>
      <w:szCs w:val="18"/>
    </w:rPr>
  </w:style>
  <w:style w:type="paragraph" w:styleId="TOC6">
    <w:name w:val="toc 6"/>
    <w:basedOn w:val="Normal"/>
    <w:next w:val="Normal"/>
    <w:autoRedefine/>
    <w:uiPriority w:val="39"/>
    <w:unhideWhenUsed/>
    <w:rsid w:val="00BD2ACE"/>
    <w:pPr>
      <w:spacing w:after="0"/>
      <w:ind w:left="1100"/>
    </w:pPr>
    <w:rPr>
      <w:sz w:val="18"/>
      <w:szCs w:val="18"/>
    </w:rPr>
  </w:style>
  <w:style w:type="paragraph" w:styleId="TOC7">
    <w:name w:val="toc 7"/>
    <w:basedOn w:val="Normal"/>
    <w:next w:val="Normal"/>
    <w:autoRedefine/>
    <w:uiPriority w:val="39"/>
    <w:unhideWhenUsed/>
    <w:rsid w:val="00BD2ACE"/>
    <w:pPr>
      <w:spacing w:after="0"/>
      <w:ind w:left="1320"/>
    </w:pPr>
    <w:rPr>
      <w:sz w:val="18"/>
      <w:szCs w:val="18"/>
    </w:rPr>
  </w:style>
  <w:style w:type="paragraph" w:styleId="TOC8">
    <w:name w:val="toc 8"/>
    <w:basedOn w:val="Normal"/>
    <w:next w:val="Normal"/>
    <w:autoRedefine/>
    <w:uiPriority w:val="39"/>
    <w:unhideWhenUsed/>
    <w:rsid w:val="00BD2ACE"/>
    <w:pPr>
      <w:spacing w:after="0"/>
      <w:ind w:left="1540"/>
    </w:pPr>
    <w:rPr>
      <w:sz w:val="18"/>
      <w:szCs w:val="18"/>
    </w:rPr>
  </w:style>
  <w:style w:type="paragraph" w:styleId="TOC9">
    <w:name w:val="toc 9"/>
    <w:basedOn w:val="Normal"/>
    <w:next w:val="Normal"/>
    <w:autoRedefine/>
    <w:uiPriority w:val="39"/>
    <w:unhideWhenUsed/>
    <w:rsid w:val="00BD2ACE"/>
    <w:pPr>
      <w:spacing w:after="0"/>
      <w:ind w:left="1760"/>
    </w:pPr>
    <w:rPr>
      <w:sz w:val="18"/>
      <w:szCs w:val="18"/>
    </w:rPr>
  </w:style>
  <w:style w:type="paragraph" w:customStyle="1" w:styleId="CheckMark">
    <w:name w:val="Check Mark"/>
    <w:basedOn w:val="ListParagraph"/>
    <w:qFormat/>
    <w:rsid w:val="00454030"/>
    <w:pPr>
      <w:numPr>
        <w:numId w:val="13"/>
      </w:numPr>
    </w:pPr>
  </w:style>
  <w:style w:type="paragraph" w:styleId="Revision">
    <w:name w:val="Revision"/>
    <w:hidden/>
    <w:uiPriority w:val="99"/>
    <w:semiHidden/>
    <w:rsid w:val="0074761B"/>
    <w:pPr>
      <w:spacing w:after="0" w:line="240" w:lineRule="auto"/>
    </w:pPr>
    <w:rPr>
      <w:rFonts w:ascii="Calibri" w:hAnsi="Calibri"/>
      <w:color w:val="000000"/>
    </w:rPr>
  </w:style>
  <w:style w:type="paragraph" w:styleId="NormalWeb">
    <w:name w:val="Normal (Web)"/>
    <w:basedOn w:val="Normal"/>
    <w:uiPriority w:val="99"/>
    <w:unhideWhenUsed/>
    <w:rsid w:val="00AB73F1"/>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paragraph" w:customStyle="1" w:styleId="DocumentHeading">
    <w:name w:val="Document Heading"/>
    <w:basedOn w:val="Normal"/>
    <w:link w:val="DocumentHeadingChar"/>
    <w:locked/>
    <w:rsid w:val="00E815BE"/>
    <w:pPr>
      <w:suppressLineNumbers/>
      <w:spacing w:after="100" w:afterAutospacing="1" w:line="240" w:lineRule="auto"/>
    </w:pPr>
    <w:rPr>
      <w:rFonts w:ascii="Arial" w:eastAsiaTheme="minorHAnsi" w:hAnsi="Arial"/>
      <w:b/>
      <w:color w:val="1A325E"/>
      <w:sz w:val="24"/>
      <w:szCs w:val="32"/>
      <w:lang w:val="en-GB"/>
    </w:rPr>
  </w:style>
  <w:style w:type="character" w:customStyle="1" w:styleId="DocumentHeadingChar">
    <w:name w:val="Document Heading Char"/>
    <w:basedOn w:val="DefaultParagraphFont"/>
    <w:link w:val="DocumentHeading"/>
    <w:rsid w:val="00E815BE"/>
    <w:rPr>
      <w:rFonts w:ascii="Arial" w:eastAsiaTheme="minorHAnsi" w:hAnsi="Arial"/>
      <w:b/>
      <w:color w:val="1A325E"/>
      <w:sz w:val="24"/>
      <w:szCs w:val="32"/>
      <w:lang w:val="en-GB"/>
    </w:rPr>
  </w:style>
  <w:style w:type="paragraph" w:styleId="BalloonText">
    <w:name w:val="Balloon Text"/>
    <w:basedOn w:val="Normal"/>
    <w:link w:val="BalloonTextChar"/>
    <w:uiPriority w:val="99"/>
    <w:semiHidden/>
    <w:unhideWhenUsed/>
    <w:rsid w:val="00E815BE"/>
    <w:pPr>
      <w:spacing w:after="0" w:line="240" w:lineRule="auto"/>
    </w:pPr>
    <w:rPr>
      <w:rFonts w:ascii="Tahoma" w:eastAsiaTheme="minorHAnsi" w:hAnsi="Tahoma" w:cs="Tahoma"/>
      <w:color w:val="auto"/>
      <w:sz w:val="16"/>
      <w:szCs w:val="16"/>
      <w:lang w:val="en-GB"/>
    </w:rPr>
  </w:style>
  <w:style w:type="character" w:customStyle="1" w:styleId="BalloonTextChar">
    <w:name w:val="Balloon Text Char"/>
    <w:basedOn w:val="DefaultParagraphFont"/>
    <w:link w:val="BalloonText"/>
    <w:uiPriority w:val="99"/>
    <w:semiHidden/>
    <w:rsid w:val="00E815BE"/>
    <w:rPr>
      <w:rFonts w:ascii="Tahoma" w:eastAsiaTheme="minorHAnsi" w:hAnsi="Tahoma" w:cs="Tahoma"/>
      <w:sz w:val="16"/>
      <w:szCs w:val="16"/>
      <w:lang w:val="en-GB"/>
    </w:rPr>
  </w:style>
  <w:style w:type="character" w:customStyle="1" w:styleId="NoSpacingChar">
    <w:name w:val="No Spacing Char"/>
    <w:basedOn w:val="DefaultParagraphFont"/>
    <w:link w:val="NoSpacing"/>
    <w:uiPriority w:val="1"/>
    <w:rsid w:val="00E815BE"/>
  </w:style>
  <w:style w:type="paragraph" w:customStyle="1" w:styleId="bulletlist">
    <w:name w:val="bullet_list"/>
    <w:basedOn w:val="Normal"/>
    <w:link w:val="bulletlistChar"/>
    <w:locked/>
    <w:rsid w:val="00E815BE"/>
    <w:pPr>
      <w:numPr>
        <w:numId w:val="23"/>
      </w:numPr>
      <w:spacing w:before="120"/>
    </w:pPr>
    <w:rPr>
      <w:rFonts w:asciiTheme="minorHAnsi" w:eastAsiaTheme="minorHAnsi" w:hAnsiTheme="minorHAnsi"/>
      <w:color w:val="000000" w:themeColor="text1"/>
      <w:lang w:val="en-GB"/>
    </w:rPr>
  </w:style>
  <w:style w:type="character" w:customStyle="1" w:styleId="bulletlistChar">
    <w:name w:val="bullet_list Char"/>
    <w:basedOn w:val="DefaultParagraphFont"/>
    <w:link w:val="bulletlist"/>
    <w:rsid w:val="00E815BE"/>
    <w:rPr>
      <w:rFonts w:eastAsiaTheme="minorHAnsi"/>
      <w:color w:val="000000" w:themeColor="text1"/>
      <w:lang w:val="en-GB"/>
    </w:rPr>
  </w:style>
  <w:style w:type="paragraph" w:customStyle="1" w:styleId="Documenttitle">
    <w:name w:val="Document title"/>
    <w:basedOn w:val="Title"/>
    <w:link w:val="DocumenttitleChar"/>
    <w:qFormat/>
    <w:rsid w:val="00E815BE"/>
    <w:pPr>
      <w:pBdr>
        <w:bottom w:val="none" w:sz="0" w:space="0" w:color="auto"/>
      </w:pBdr>
      <w:spacing w:after="0"/>
    </w:pPr>
    <w:rPr>
      <w:rFonts w:ascii="Calibri" w:hAnsi="Calibri"/>
      <w:b/>
      <w:color w:val="262626" w:themeColor="text1" w:themeTint="D9"/>
      <w:sz w:val="80"/>
      <w:szCs w:val="64"/>
      <w:lang w:val="en-GB"/>
    </w:rPr>
  </w:style>
  <w:style w:type="paragraph" w:customStyle="1" w:styleId="verticals">
    <w:name w:val="verticals"/>
    <w:basedOn w:val="Normal"/>
    <w:link w:val="verticalsChar"/>
    <w:rsid w:val="00E815BE"/>
    <w:pPr>
      <w:spacing w:after="200"/>
      <w:jc w:val="center"/>
    </w:pPr>
    <w:rPr>
      <w:rFonts w:ascii="Arial" w:eastAsiaTheme="minorHAnsi" w:hAnsi="Arial" w:cs="Arial"/>
      <w:b/>
      <w:color w:val="FFFFFF" w:themeColor="background1"/>
      <w:sz w:val="72"/>
      <w:lang w:val="en-GB"/>
    </w:rPr>
  </w:style>
  <w:style w:type="character" w:customStyle="1" w:styleId="DocumenttitleChar">
    <w:name w:val="Document title Char"/>
    <w:basedOn w:val="TitleChar"/>
    <w:link w:val="Documenttitle"/>
    <w:rsid w:val="00E815BE"/>
    <w:rPr>
      <w:rFonts w:ascii="Calibri" w:eastAsiaTheme="majorEastAsia" w:hAnsi="Calibri" w:cstheme="majorBidi"/>
      <w:b/>
      <w:color w:val="262626" w:themeColor="text1" w:themeTint="D9"/>
      <w:spacing w:val="5"/>
      <w:kern w:val="28"/>
      <w:sz w:val="80"/>
      <w:szCs w:val="64"/>
      <w:lang w:val="en-GB"/>
    </w:rPr>
  </w:style>
  <w:style w:type="paragraph" w:customStyle="1" w:styleId="verticalsheading">
    <w:name w:val="verticals heading"/>
    <w:basedOn w:val="verticals"/>
    <w:link w:val="verticalsheadingChar"/>
    <w:qFormat/>
    <w:rsid w:val="00E815BE"/>
  </w:style>
  <w:style w:type="character" w:customStyle="1" w:styleId="verticalsChar">
    <w:name w:val="verticals Char"/>
    <w:basedOn w:val="DefaultParagraphFont"/>
    <w:link w:val="verticals"/>
    <w:rsid w:val="00E815BE"/>
    <w:rPr>
      <w:rFonts w:ascii="Arial" w:eastAsiaTheme="minorHAnsi" w:hAnsi="Arial" w:cs="Arial"/>
      <w:b/>
      <w:color w:val="FFFFFF" w:themeColor="background1"/>
      <w:sz w:val="72"/>
      <w:lang w:val="en-GB"/>
    </w:rPr>
  </w:style>
  <w:style w:type="paragraph" w:customStyle="1" w:styleId="verticalsbulletpoint">
    <w:name w:val="verticals bullet point"/>
    <w:basedOn w:val="ListParagraph"/>
    <w:link w:val="verticalsbulletpointChar"/>
    <w:qFormat/>
    <w:rsid w:val="00E815BE"/>
    <w:pPr>
      <w:numPr>
        <w:numId w:val="21"/>
      </w:numPr>
      <w:spacing w:after="100" w:afterAutospacing="1"/>
    </w:pPr>
    <w:rPr>
      <w:rFonts w:eastAsiaTheme="minorHAnsi" w:cs="Arial"/>
      <w:color w:val="FFFFFF" w:themeColor="background1"/>
    </w:rPr>
  </w:style>
  <w:style w:type="character" w:customStyle="1" w:styleId="verticalsheadingChar">
    <w:name w:val="verticals heading Char"/>
    <w:basedOn w:val="verticalsChar"/>
    <w:link w:val="verticalsheading"/>
    <w:rsid w:val="00E815BE"/>
    <w:rPr>
      <w:rFonts w:ascii="Arial" w:eastAsiaTheme="minorHAnsi" w:hAnsi="Arial" w:cs="Arial"/>
      <w:b/>
      <w:color w:val="FFFFFF" w:themeColor="background1"/>
      <w:sz w:val="72"/>
      <w:lang w:val="en-GB"/>
    </w:rPr>
  </w:style>
  <w:style w:type="paragraph" w:customStyle="1" w:styleId="author">
    <w:name w:val="author"/>
    <w:basedOn w:val="Title"/>
    <w:link w:val="authorChar"/>
    <w:qFormat/>
    <w:rsid w:val="00E815BE"/>
    <w:pPr>
      <w:pBdr>
        <w:bottom w:val="none" w:sz="0" w:space="0" w:color="auto"/>
      </w:pBdr>
      <w:spacing w:afterAutospacing="1" w:line="360" w:lineRule="auto"/>
      <w:jc w:val="right"/>
    </w:pPr>
    <w:rPr>
      <w:rFonts w:ascii="Arial" w:hAnsi="Arial"/>
      <w:b/>
      <w:color w:val="262626" w:themeColor="text1" w:themeTint="D9"/>
      <w:lang w:val="en-GB"/>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815BE"/>
    <w:rPr>
      <w:rFonts w:ascii="Calibri" w:hAnsi="Calibri"/>
      <w:color w:val="000000"/>
    </w:rPr>
  </w:style>
  <w:style w:type="character" w:customStyle="1" w:styleId="verticalsbulletpointChar">
    <w:name w:val="verticals bullet point Char"/>
    <w:basedOn w:val="ListParagraphChar"/>
    <w:link w:val="verticalsbulletpoint"/>
    <w:rsid w:val="00E815BE"/>
    <w:rPr>
      <w:rFonts w:ascii="Calibri" w:eastAsiaTheme="minorHAnsi" w:hAnsi="Calibri" w:cs="Arial"/>
      <w:color w:val="FFFFFF" w:themeColor="background1"/>
    </w:rPr>
  </w:style>
  <w:style w:type="paragraph" w:customStyle="1" w:styleId="version">
    <w:name w:val="version"/>
    <w:basedOn w:val="Title"/>
    <w:link w:val="versionChar"/>
    <w:qFormat/>
    <w:rsid w:val="00E815BE"/>
    <w:pPr>
      <w:pBdr>
        <w:bottom w:val="none" w:sz="0" w:space="0" w:color="auto"/>
      </w:pBdr>
      <w:spacing w:afterAutospacing="1" w:line="360" w:lineRule="auto"/>
    </w:pPr>
    <w:rPr>
      <w:b/>
      <w:color w:val="262626" w:themeColor="text1" w:themeTint="D9"/>
      <w:sz w:val="28"/>
      <w:lang w:val="en-GB"/>
    </w:rPr>
  </w:style>
  <w:style w:type="character" w:customStyle="1" w:styleId="authorChar">
    <w:name w:val="author Char"/>
    <w:basedOn w:val="TitleChar"/>
    <w:link w:val="author"/>
    <w:rsid w:val="00E815BE"/>
    <w:rPr>
      <w:rFonts w:ascii="Arial" w:eastAsiaTheme="majorEastAsia" w:hAnsi="Arial" w:cstheme="majorBidi"/>
      <w:b/>
      <w:color w:val="262626" w:themeColor="text1" w:themeTint="D9"/>
      <w:spacing w:val="5"/>
      <w:kern w:val="28"/>
      <w:sz w:val="52"/>
      <w:szCs w:val="52"/>
      <w:lang w:val="en-GB"/>
    </w:rPr>
  </w:style>
  <w:style w:type="paragraph" w:customStyle="1" w:styleId="tableheading">
    <w:name w:val="table heading"/>
    <w:basedOn w:val="TOCHeading"/>
    <w:link w:val="tableheadingChar"/>
    <w:rsid w:val="00E815BE"/>
    <w:pPr>
      <w:numPr>
        <w:numId w:val="0"/>
      </w:numPr>
      <w:spacing w:before="480" w:after="100"/>
      <w:jc w:val="center"/>
    </w:pPr>
    <w:rPr>
      <w:rFonts w:cs="Arial"/>
      <w:sz w:val="48"/>
    </w:rPr>
  </w:style>
  <w:style w:type="character" w:customStyle="1" w:styleId="versionChar">
    <w:name w:val="version Char"/>
    <w:basedOn w:val="TitleChar"/>
    <w:link w:val="version"/>
    <w:rsid w:val="00E815BE"/>
    <w:rPr>
      <w:rFonts w:asciiTheme="majorHAnsi" w:eastAsiaTheme="majorEastAsia" w:hAnsiTheme="majorHAnsi" w:cstheme="majorBidi"/>
      <w:b/>
      <w:color w:val="262626" w:themeColor="text1" w:themeTint="D9"/>
      <w:spacing w:val="5"/>
      <w:kern w:val="28"/>
      <w:sz w:val="28"/>
      <w:szCs w:val="52"/>
      <w:lang w:val="en-GB"/>
    </w:rPr>
  </w:style>
  <w:style w:type="paragraph" w:customStyle="1" w:styleId="tablesectionheading">
    <w:name w:val="table section heading"/>
    <w:basedOn w:val="TOC1"/>
    <w:link w:val="tablesectionheadingChar"/>
    <w:qFormat/>
    <w:rsid w:val="00E815BE"/>
    <w:pPr>
      <w:numPr>
        <w:numId w:val="22"/>
      </w:numPr>
      <w:spacing w:before="240"/>
    </w:pPr>
    <w:rPr>
      <w:rFonts w:eastAsiaTheme="minorHAnsi" w:cs="Arial"/>
      <w:b w:val="0"/>
      <w:bCs w:val="0"/>
    </w:rPr>
  </w:style>
  <w:style w:type="character" w:customStyle="1" w:styleId="TOCHeadingChar">
    <w:name w:val="TOC Heading Char"/>
    <w:basedOn w:val="Heading1Char"/>
    <w:link w:val="TOCHeading"/>
    <w:uiPriority w:val="39"/>
    <w:rsid w:val="00E815BE"/>
    <w:rPr>
      <w:rFonts w:asciiTheme="majorHAnsi" w:eastAsiaTheme="majorEastAsia" w:hAnsiTheme="majorHAnsi" w:cstheme="majorBidi"/>
      <w:b/>
      <w:bCs/>
      <w:color w:val="0C272D"/>
      <w:sz w:val="32"/>
      <w:szCs w:val="28"/>
    </w:rPr>
  </w:style>
  <w:style w:type="character" w:customStyle="1" w:styleId="tableheadingChar">
    <w:name w:val="table heading Char"/>
    <w:basedOn w:val="TOCHeadingChar"/>
    <w:link w:val="tableheading"/>
    <w:rsid w:val="00E815BE"/>
    <w:rPr>
      <w:rFonts w:asciiTheme="majorHAnsi" w:eastAsiaTheme="majorEastAsia" w:hAnsiTheme="majorHAnsi" w:cs="Arial"/>
      <w:b/>
      <w:bCs/>
      <w:color w:val="0C272D"/>
      <w:sz w:val="48"/>
      <w:szCs w:val="28"/>
    </w:rPr>
  </w:style>
  <w:style w:type="paragraph" w:customStyle="1" w:styleId="tablesectionsubheading">
    <w:name w:val="table section sub heading"/>
    <w:basedOn w:val="TOC2"/>
    <w:link w:val="tablesectionsubheadingChar"/>
    <w:qFormat/>
    <w:rsid w:val="00E815BE"/>
    <w:pPr>
      <w:spacing w:before="120"/>
      <w:ind w:left="216"/>
    </w:pPr>
    <w:rPr>
      <w:rFonts w:ascii="Arial" w:eastAsiaTheme="minorHAnsi" w:hAnsi="Arial" w:cs="Arial"/>
    </w:rPr>
  </w:style>
  <w:style w:type="character" w:customStyle="1" w:styleId="TOC1Char">
    <w:name w:val="TOC 1 Char"/>
    <w:basedOn w:val="DefaultParagraphFont"/>
    <w:link w:val="TOC1"/>
    <w:uiPriority w:val="39"/>
    <w:rsid w:val="00E815BE"/>
    <w:rPr>
      <w:rFonts w:ascii="Calibri" w:hAnsi="Calibri"/>
      <w:b/>
      <w:bCs/>
      <w:caps/>
      <w:color w:val="000000"/>
      <w:sz w:val="20"/>
      <w:szCs w:val="20"/>
    </w:rPr>
  </w:style>
  <w:style w:type="character" w:customStyle="1" w:styleId="tablesectionheadingChar">
    <w:name w:val="table section heading Char"/>
    <w:basedOn w:val="TOC1Char"/>
    <w:link w:val="tablesectionheading"/>
    <w:rsid w:val="00E815BE"/>
    <w:rPr>
      <w:rFonts w:ascii="Calibri" w:eastAsiaTheme="minorHAnsi" w:hAnsi="Calibri" w:cs="Arial"/>
      <w:b w:val="0"/>
      <w:bCs w:val="0"/>
      <w:caps/>
      <w:color w:val="000000"/>
      <w:sz w:val="20"/>
      <w:szCs w:val="20"/>
    </w:rPr>
  </w:style>
  <w:style w:type="paragraph" w:customStyle="1" w:styleId="Sectionheading">
    <w:name w:val="Section heading"/>
    <w:basedOn w:val="Heading1"/>
    <w:link w:val="SectionheadingChar"/>
    <w:qFormat/>
    <w:rsid w:val="00E815BE"/>
    <w:pPr>
      <w:pageBreakBefore/>
      <w:pBdr>
        <w:bottom w:val="single" w:sz="4" w:space="1" w:color="C0504D" w:themeColor="accent2"/>
      </w:pBdr>
      <w:spacing w:before="240" w:after="200" w:line="240" w:lineRule="auto"/>
      <w:ind w:left="360" w:hanging="360"/>
    </w:pPr>
    <w:rPr>
      <w:rFonts w:ascii="Manrope ExtraBold" w:hAnsi="Manrope ExtraBold" w:cs="Arial"/>
      <w:b w:val="0"/>
      <w:color w:val="4F81BD" w:themeColor="accent1"/>
      <w:lang w:val="en-GB"/>
    </w:rPr>
  </w:style>
  <w:style w:type="character" w:customStyle="1" w:styleId="TOC2Char">
    <w:name w:val="TOC 2 Char"/>
    <w:basedOn w:val="DefaultParagraphFont"/>
    <w:link w:val="TOC2"/>
    <w:uiPriority w:val="39"/>
    <w:rsid w:val="00E815BE"/>
    <w:rPr>
      <w:rFonts w:ascii="Calibri" w:hAnsi="Calibri"/>
      <w:smallCaps/>
      <w:color w:val="000000"/>
      <w:sz w:val="20"/>
      <w:szCs w:val="20"/>
    </w:rPr>
  </w:style>
  <w:style w:type="character" w:customStyle="1" w:styleId="tablesectionsubheadingChar">
    <w:name w:val="table section sub heading Char"/>
    <w:basedOn w:val="TOC2Char"/>
    <w:link w:val="tablesectionsubheading"/>
    <w:rsid w:val="00E815BE"/>
    <w:rPr>
      <w:rFonts w:ascii="Arial" w:eastAsiaTheme="minorHAnsi" w:hAnsi="Arial" w:cs="Arial"/>
      <w:smallCaps/>
      <w:color w:val="000000"/>
      <w:sz w:val="20"/>
      <w:szCs w:val="20"/>
    </w:rPr>
  </w:style>
  <w:style w:type="paragraph" w:customStyle="1" w:styleId="Sectionsubheading">
    <w:name w:val="Section subheading"/>
    <w:basedOn w:val="Heading2"/>
    <w:link w:val="SectionsubheadingChar"/>
    <w:qFormat/>
    <w:rsid w:val="00E815BE"/>
    <w:pPr>
      <w:keepNext w:val="0"/>
      <w:keepLines w:val="0"/>
      <w:spacing w:before="200" w:after="160" w:line="240" w:lineRule="auto"/>
      <w:ind w:left="756" w:hanging="576"/>
      <w:jc w:val="both"/>
    </w:pPr>
    <w:rPr>
      <w:rFonts w:ascii="Manrope ExtraBold" w:hAnsi="Manrope ExtraBold" w:cs="Arial"/>
      <w:b w:val="0"/>
      <w:color w:val="000000" w:themeColor="text1"/>
      <w:sz w:val="28"/>
      <w:lang w:val="en-GB"/>
    </w:rPr>
  </w:style>
  <w:style w:type="character" w:customStyle="1" w:styleId="SectionheadingChar">
    <w:name w:val="Section heading Char"/>
    <w:basedOn w:val="Heading1Char"/>
    <w:link w:val="Sectionheading"/>
    <w:rsid w:val="00E815BE"/>
    <w:rPr>
      <w:rFonts w:ascii="Manrope ExtraBold" w:eastAsiaTheme="majorEastAsia" w:hAnsi="Manrope ExtraBold" w:cs="Arial"/>
      <w:b w:val="0"/>
      <w:bCs/>
      <w:color w:val="4F81BD" w:themeColor="accent1"/>
      <w:sz w:val="32"/>
      <w:szCs w:val="28"/>
      <w:lang w:val="en-GB"/>
    </w:rPr>
  </w:style>
  <w:style w:type="paragraph" w:customStyle="1" w:styleId="Sectionsub-title">
    <w:name w:val="Section sub-title"/>
    <w:basedOn w:val="Heading3"/>
    <w:link w:val="Sectionsub-titleChar"/>
    <w:qFormat/>
    <w:rsid w:val="00E815BE"/>
    <w:pPr>
      <w:spacing w:after="120" w:line="240" w:lineRule="auto"/>
      <w:ind w:left="720" w:hanging="720"/>
    </w:pPr>
    <w:rPr>
      <w:rFonts w:ascii="Manrope ExtraBold" w:hAnsi="Manrope ExtraBold" w:cs="Arial"/>
      <w:color w:val="000000" w:themeColor="text1"/>
      <w:sz w:val="24"/>
      <w:lang w:val="en-GB"/>
    </w:rPr>
  </w:style>
  <w:style w:type="character" w:customStyle="1" w:styleId="SectionsubheadingChar">
    <w:name w:val="Section subheading Char"/>
    <w:basedOn w:val="Heading2Char"/>
    <w:link w:val="Sectionsubheading"/>
    <w:rsid w:val="00E815BE"/>
    <w:rPr>
      <w:rFonts w:ascii="Manrope ExtraBold" w:eastAsiaTheme="majorEastAsia" w:hAnsi="Manrope ExtraBold" w:cs="Arial"/>
      <w:b w:val="0"/>
      <w:bCs/>
      <w:color w:val="000000" w:themeColor="text1"/>
      <w:sz w:val="28"/>
      <w:szCs w:val="26"/>
      <w:lang w:val="en-GB"/>
    </w:rPr>
  </w:style>
  <w:style w:type="paragraph" w:customStyle="1" w:styleId="Sectioncontent">
    <w:name w:val="Section content"/>
    <w:basedOn w:val="Normal"/>
    <w:link w:val="SectioncontentChar"/>
    <w:qFormat/>
    <w:rsid w:val="00E815BE"/>
    <w:pPr>
      <w:spacing w:after="80" w:line="240" w:lineRule="auto"/>
      <w:jc w:val="both"/>
    </w:pPr>
    <w:rPr>
      <w:rFonts w:asciiTheme="minorHAnsi" w:eastAsiaTheme="minorHAnsi" w:hAnsiTheme="minorHAnsi" w:cs="Arial"/>
      <w:color w:val="000000" w:themeColor="text1"/>
      <w:sz w:val="24"/>
      <w:lang w:val="en-GB"/>
    </w:rPr>
  </w:style>
  <w:style w:type="character" w:customStyle="1" w:styleId="Sectionsub-titleChar">
    <w:name w:val="Section sub-title Char"/>
    <w:basedOn w:val="Heading3Char"/>
    <w:link w:val="Sectionsub-title"/>
    <w:rsid w:val="00E815BE"/>
    <w:rPr>
      <w:rFonts w:ascii="Manrope ExtraBold" w:eastAsiaTheme="majorEastAsia" w:hAnsi="Manrope ExtraBold" w:cs="Arial"/>
      <w:b/>
      <w:bCs/>
      <w:color w:val="000000" w:themeColor="text1"/>
      <w:sz w:val="24"/>
      <w:lang w:val="en-GB"/>
    </w:rPr>
  </w:style>
  <w:style w:type="paragraph" w:customStyle="1" w:styleId="sectionbulletcontent">
    <w:name w:val="section bullet content"/>
    <w:basedOn w:val="bulletlist"/>
    <w:link w:val="sectionbulletcontentChar"/>
    <w:qFormat/>
    <w:rsid w:val="00E815BE"/>
    <w:pPr>
      <w:spacing w:before="80" w:after="80"/>
    </w:pPr>
    <w:rPr>
      <w:rFonts w:ascii="Calibri" w:hAnsi="Calibri" w:cs="Arial"/>
      <w:sz w:val="24"/>
    </w:rPr>
  </w:style>
  <w:style w:type="character" w:customStyle="1" w:styleId="SectioncontentChar">
    <w:name w:val="Section content Char"/>
    <w:basedOn w:val="DefaultParagraphFont"/>
    <w:link w:val="Sectioncontent"/>
    <w:rsid w:val="00E815BE"/>
    <w:rPr>
      <w:rFonts w:eastAsiaTheme="minorHAnsi" w:cs="Arial"/>
      <w:color w:val="000000" w:themeColor="text1"/>
      <w:sz w:val="24"/>
      <w:lang w:val="en-GB"/>
    </w:rPr>
  </w:style>
  <w:style w:type="paragraph" w:customStyle="1" w:styleId="Contenttableheading">
    <w:name w:val="Content table heading"/>
    <w:basedOn w:val="Normal"/>
    <w:link w:val="ContenttableheadingChar"/>
    <w:qFormat/>
    <w:rsid w:val="00E815BE"/>
    <w:pPr>
      <w:spacing w:after="0" w:line="240" w:lineRule="auto"/>
      <w:jc w:val="center"/>
    </w:pPr>
    <w:rPr>
      <w:rFonts w:ascii="Arial" w:eastAsiaTheme="minorHAnsi" w:hAnsi="Arial" w:cs="Arial"/>
      <w:b/>
      <w:color w:val="FFFFFF" w:themeColor="background1"/>
      <w:sz w:val="28"/>
      <w:lang w:val="en-GB"/>
    </w:rPr>
  </w:style>
  <w:style w:type="character" w:customStyle="1" w:styleId="sectionbulletcontentChar">
    <w:name w:val="section bullet content Char"/>
    <w:basedOn w:val="bulletlistChar"/>
    <w:link w:val="sectionbulletcontent"/>
    <w:rsid w:val="00E815BE"/>
    <w:rPr>
      <w:rFonts w:ascii="Calibri" w:eastAsiaTheme="minorHAnsi" w:hAnsi="Calibri" w:cs="Arial"/>
      <w:color w:val="000000" w:themeColor="text1"/>
      <w:sz w:val="24"/>
      <w:lang w:val="en-GB"/>
    </w:rPr>
  </w:style>
  <w:style w:type="paragraph" w:customStyle="1" w:styleId="contenttablecontent">
    <w:name w:val="content table content"/>
    <w:basedOn w:val="Normal"/>
    <w:link w:val="contenttablecontentChar"/>
    <w:qFormat/>
    <w:rsid w:val="00E815BE"/>
    <w:pPr>
      <w:spacing w:after="0" w:line="240" w:lineRule="auto"/>
      <w:jc w:val="center"/>
    </w:pPr>
    <w:rPr>
      <w:rFonts w:asciiTheme="minorHAnsi" w:eastAsiaTheme="minorHAnsi" w:hAnsiTheme="minorHAnsi" w:cs="Arial"/>
      <w:color w:val="auto"/>
      <w:lang w:val="en-GB"/>
    </w:rPr>
  </w:style>
  <w:style w:type="character" w:customStyle="1" w:styleId="ContenttableheadingChar">
    <w:name w:val="Content table heading Char"/>
    <w:basedOn w:val="DefaultParagraphFont"/>
    <w:link w:val="Contenttableheading"/>
    <w:rsid w:val="00E815BE"/>
    <w:rPr>
      <w:rFonts w:ascii="Arial" w:eastAsiaTheme="minorHAnsi" w:hAnsi="Arial" w:cs="Arial"/>
      <w:b/>
      <w:color w:val="FFFFFF" w:themeColor="background1"/>
      <w:sz w:val="28"/>
      <w:lang w:val="en-GB"/>
    </w:rPr>
  </w:style>
  <w:style w:type="paragraph" w:customStyle="1" w:styleId="contactheading">
    <w:name w:val="contact heading"/>
    <w:basedOn w:val="Normal"/>
    <w:link w:val="contactheadingChar"/>
    <w:qFormat/>
    <w:rsid w:val="00E815BE"/>
    <w:pPr>
      <w:spacing w:after="200"/>
      <w:jc w:val="center"/>
    </w:pPr>
    <w:rPr>
      <w:rFonts w:ascii="Arial" w:eastAsiaTheme="minorHAnsi" w:hAnsi="Arial" w:cs="Arial"/>
      <w:b/>
      <w:color w:val="auto"/>
      <w:sz w:val="52"/>
      <w:lang w:val="en-GB"/>
    </w:rPr>
  </w:style>
  <w:style w:type="character" w:customStyle="1" w:styleId="contenttablecontentChar">
    <w:name w:val="content table content Char"/>
    <w:basedOn w:val="DefaultParagraphFont"/>
    <w:link w:val="contenttablecontent"/>
    <w:rsid w:val="00E815BE"/>
    <w:rPr>
      <w:rFonts w:eastAsiaTheme="minorHAnsi" w:cs="Arial"/>
      <w:lang w:val="en-GB"/>
    </w:rPr>
  </w:style>
  <w:style w:type="paragraph" w:customStyle="1" w:styleId="addresscontent">
    <w:name w:val="address content"/>
    <w:basedOn w:val="author"/>
    <w:link w:val="addresscontentChar"/>
    <w:qFormat/>
    <w:rsid w:val="00E815BE"/>
    <w:pPr>
      <w:jc w:val="center"/>
    </w:pPr>
    <w:rPr>
      <w:sz w:val="28"/>
    </w:rPr>
  </w:style>
  <w:style w:type="character" w:customStyle="1" w:styleId="contactheadingChar">
    <w:name w:val="contact heading Char"/>
    <w:basedOn w:val="DefaultParagraphFont"/>
    <w:link w:val="contactheading"/>
    <w:rsid w:val="00E815BE"/>
    <w:rPr>
      <w:rFonts w:ascii="Arial" w:eastAsiaTheme="minorHAnsi" w:hAnsi="Arial" w:cs="Arial"/>
      <w:b/>
      <w:sz w:val="52"/>
      <w:lang w:val="en-GB"/>
    </w:rPr>
  </w:style>
  <w:style w:type="character" w:customStyle="1" w:styleId="addresscontentChar">
    <w:name w:val="address content Char"/>
    <w:basedOn w:val="authorChar"/>
    <w:link w:val="addresscontent"/>
    <w:rsid w:val="00E815BE"/>
    <w:rPr>
      <w:rFonts w:ascii="Arial" w:eastAsiaTheme="majorEastAsia" w:hAnsi="Arial" w:cstheme="majorBidi"/>
      <w:b/>
      <w:color w:val="262626" w:themeColor="text1" w:themeTint="D9"/>
      <w:spacing w:val="5"/>
      <w:kern w:val="28"/>
      <w:sz w:val="28"/>
      <w:szCs w:val="52"/>
      <w:lang w:val="en-GB"/>
    </w:rPr>
  </w:style>
  <w:style w:type="character" w:styleId="CommentReference">
    <w:name w:val="annotation reference"/>
    <w:basedOn w:val="DefaultParagraphFont"/>
    <w:uiPriority w:val="99"/>
    <w:semiHidden/>
    <w:unhideWhenUsed/>
    <w:rsid w:val="00E815BE"/>
    <w:rPr>
      <w:sz w:val="16"/>
      <w:szCs w:val="16"/>
    </w:rPr>
  </w:style>
  <w:style w:type="paragraph" w:styleId="CommentText">
    <w:name w:val="annotation text"/>
    <w:basedOn w:val="Normal"/>
    <w:link w:val="CommentTextChar"/>
    <w:uiPriority w:val="99"/>
    <w:unhideWhenUsed/>
    <w:rsid w:val="00E815BE"/>
    <w:pPr>
      <w:spacing w:after="200" w:line="240" w:lineRule="auto"/>
    </w:pPr>
    <w:rPr>
      <w:rFonts w:asciiTheme="minorHAnsi" w:eastAsiaTheme="minorHAnsi" w:hAnsiTheme="minorHAnsi"/>
      <w:color w:val="auto"/>
      <w:sz w:val="20"/>
      <w:szCs w:val="20"/>
      <w:lang w:val="en-GB"/>
    </w:rPr>
  </w:style>
  <w:style w:type="character" w:customStyle="1" w:styleId="CommentTextChar">
    <w:name w:val="Comment Text Char"/>
    <w:basedOn w:val="DefaultParagraphFont"/>
    <w:link w:val="CommentText"/>
    <w:uiPriority w:val="99"/>
    <w:rsid w:val="00E815BE"/>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E815BE"/>
    <w:rPr>
      <w:b/>
      <w:bCs/>
    </w:rPr>
  </w:style>
  <w:style w:type="character" w:customStyle="1" w:styleId="CommentSubjectChar">
    <w:name w:val="Comment Subject Char"/>
    <w:basedOn w:val="CommentTextChar"/>
    <w:link w:val="CommentSubject"/>
    <w:uiPriority w:val="99"/>
    <w:semiHidden/>
    <w:rsid w:val="00E815BE"/>
    <w:rPr>
      <w:rFonts w:eastAsiaTheme="minorHAnsi"/>
      <w:b/>
      <w:bCs/>
      <w:sz w:val="20"/>
      <w:szCs w:val="20"/>
      <w:lang w:val="en-GB"/>
    </w:rPr>
  </w:style>
  <w:style w:type="paragraph" w:customStyle="1" w:styleId="TableHeading0">
    <w:name w:val="Table Heading"/>
    <w:qFormat/>
    <w:rsid w:val="00E815BE"/>
    <w:pPr>
      <w:spacing w:after="0" w:line="240" w:lineRule="auto"/>
    </w:pPr>
    <w:rPr>
      <w:rFonts w:ascii="Heebo" w:eastAsia="Times New Roman" w:hAnsi="Heebo" w:cstheme="minorHAnsi"/>
      <w:b/>
      <w:color w:val="FFFFFF" w:themeColor="background1"/>
      <w:sz w:val="24"/>
    </w:rPr>
  </w:style>
  <w:style w:type="paragraph" w:customStyle="1" w:styleId="TableContent">
    <w:name w:val="Table Content"/>
    <w:basedOn w:val="Normal"/>
    <w:rsid w:val="00E815BE"/>
    <w:pPr>
      <w:spacing w:after="0" w:line="240" w:lineRule="auto"/>
    </w:pPr>
    <w:rPr>
      <w:rFonts w:ascii="Heebo" w:eastAsia="Times New Roman" w:hAnsi="Heebo" w:cstheme="minorHAnsi"/>
      <w:bCs/>
      <w:sz w:val="20"/>
      <w:lang w:val="en-GB"/>
    </w:rPr>
  </w:style>
  <w:style w:type="character" w:styleId="UnresolvedMention">
    <w:name w:val="Unresolved Mention"/>
    <w:basedOn w:val="DefaultParagraphFont"/>
    <w:uiPriority w:val="99"/>
    <w:semiHidden/>
    <w:unhideWhenUsed/>
    <w:rsid w:val="00E815BE"/>
    <w:rPr>
      <w:color w:val="605E5C"/>
      <w:shd w:val="clear" w:color="auto" w:fill="E1DFDD"/>
    </w:rPr>
  </w:style>
  <w:style w:type="paragraph" w:customStyle="1" w:styleId="Level1Text">
    <w:name w:val="Level 1 Text"/>
    <w:basedOn w:val="Normal"/>
    <w:link w:val="Level1TextChar"/>
    <w:rsid w:val="00E815BE"/>
    <w:pPr>
      <w:keepLines/>
      <w:spacing w:before="72" w:after="72" w:line="240" w:lineRule="auto"/>
      <w:ind w:hanging="14"/>
      <w:jc w:val="both"/>
    </w:pPr>
    <w:rPr>
      <w:rFonts w:ascii="Times New Roman" w:eastAsia="Times New Roman" w:hAnsi="Times New Roman" w:cs="Times New Roman"/>
      <w:color w:val="auto"/>
      <w:szCs w:val="20"/>
      <w:lang w:val="en-GB" w:bidi="ta-IN"/>
    </w:rPr>
  </w:style>
  <w:style w:type="character" w:customStyle="1" w:styleId="Level1TextChar">
    <w:name w:val="Level 1 Text Char"/>
    <w:link w:val="Level1Text"/>
    <w:rsid w:val="00E815BE"/>
    <w:rPr>
      <w:rFonts w:ascii="Times New Roman" w:eastAsia="Times New Roman" w:hAnsi="Times New Roman" w:cs="Times New Roman"/>
      <w:szCs w:val="20"/>
      <w:lang w:val="en-GB" w:bidi="ta-IN"/>
    </w:rPr>
  </w:style>
  <w:style w:type="character" w:styleId="Mention">
    <w:name w:val="Mention"/>
    <w:basedOn w:val="DefaultParagraphFont"/>
    <w:uiPriority w:val="99"/>
    <w:unhideWhenUsed/>
    <w:rsid w:val="00E815BE"/>
    <w:rPr>
      <w:color w:val="2B579A"/>
      <w:shd w:val="clear" w:color="auto" w:fill="E1DFDD"/>
    </w:rPr>
  </w:style>
  <w:style w:type="character" w:customStyle="1" w:styleId="BPScheduleLevel2Char">
    <w:name w:val="BP Schedule Level 2 Char"/>
    <w:link w:val="BPScheduleLevel2"/>
    <w:locked/>
    <w:rsid w:val="00E815BE"/>
    <w:rPr>
      <w:rFonts w:ascii="Verdana" w:hAnsi="Verdana"/>
      <w:sz w:val="18"/>
      <w:lang w:val="en-GB" w:eastAsia="en-GB"/>
    </w:rPr>
  </w:style>
  <w:style w:type="paragraph" w:customStyle="1" w:styleId="BPScheduleLevel2">
    <w:name w:val="BP Schedule Level 2"/>
    <w:basedOn w:val="Normal"/>
    <w:link w:val="BPScheduleLevel2Char"/>
    <w:rsid w:val="00E815BE"/>
    <w:pPr>
      <w:tabs>
        <w:tab w:val="num" w:pos="360"/>
      </w:tabs>
      <w:spacing w:before="120" w:line="240" w:lineRule="auto"/>
      <w:ind w:left="360" w:hanging="360"/>
      <w:jc w:val="both"/>
    </w:pPr>
    <w:rPr>
      <w:rFonts w:ascii="Verdana" w:hAnsi="Verdana"/>
      <w:color w:val="auto"/>
      <w:sz w:val="18"/>
      <w:lang w:val="en-GB" w:eastAsia="en-GB"/>
    </w:rPr>
  </w:style>
  <w:style w:type="paragraph" w:styleId="HTMLPreformatted">
    <w:name w:val="HTML Preformatted"/>
    <w:basedOn w:val="Normal"/>
    <w:link w:val="HTMLPreformattedChar"/>
    <w:uiPriority w:val="99"/>
    <w:semiHidden/>
    <w:unhideWhenUsed/>
    <w:rsid w:val="00E815BE"/>
    <w:pPr>
      <w:spacing w:after="0" w:line="240" w:lineRule="auto"/>
    </w:pPr>
    <w:rPr>
      <w:rFonts w:ascii="Consolas" w:eastAsiaTheme="minorHAnsi" w:hAnsi="Consolas"/>
      <w:color w:val="auto"/>
      <w:sz w:val="20"/>
      <w:szCs w:val="20"/>
      <w:lang w:val="en-GB"/>
    </w:rPr>
  </w:style>
  <w:style w:type="character" w:customStyle="1" w:styleId="HTMLPreformattedChar">
    <w:name w:val="HTML Preformatted Char"/>
    <w:basedOn w:val="DefaultParagraphFont"/>
    <w:link w:val="HTMLPreformatted"/>
    <w:uiPriority w:val="99"/>
    <w:semiHidden/>
    <w:rsid w:val="00E815BE"/>
    <w:rPr>
      <w:rFonts w:ascii="Consolas" w:eastAsiaTheme="minorHAnsi" w:hAnsi="Consolas"/>
      <w:sz w:val="20"/>
      <w:szCs w:val="20"/>
      <w:lang w:val="en-GB"/>
    </w:rPr>
  </w:style>
  <w:style w:type="paragraph" w:customStyle="1" w:styleId="TableText">
    <w:name w:val="Table Text"/>
    <w:aliases w:val="fmstabletext"/>
    <w:basedOn w:val="BodyTextIndent2"/>
    <w:link w:val="TableTextChar"/>
    <w:uiPriority w:val="99"/>
    <w:qFormat/>
    <w:rsid w:val="00E815BE"/>
  </w:style>
  <w:style w:type="character" w:customStyle="1" w:styleId="TableTextChar">
    <w:name w:val="Table Text Char"/>
    <w:aliases w:val="fmstabletext Char"/>
    <w:link w:val="TableText"/>
    <w:uiPriority w:val="99"/>
    <w:locked/>
    <w:rsid w:val="00E815BE"/>
    <w:rPr>
      <w:rFonts w:eastAsiaTheme="minorHAnsi"/>
      <w:lang w:val="en-GB"/>
    </w:rPr>
  </w:style>
  <w:style w:type="paragraph" w:styleId="BodyTextIndent2">
    <w:name w:val="Body Text Indent 2"/>
    <w:basedOn w:val="Normal"/>
    <w:link w:val="BodyTextIndent2Char"/>
    <w:uiPriority w:val="99"/>
    <w:semiHidden/>
    <w:unhideWhenUsed/>
    <w:rsid w:val="00E815BE"/>
    <w:pPr>
      <w:spacing w:line="480" w:lineRule="auto"/>
      <w:ind w:left="360"/>
    </w:pPr>
    <w:rPr>
      <w:rFonts w:asciiTheme="minorHAnsi" w:eastAsiaTheme="minorHAnsi" w:hAnsiTheme="minorHAnsi"/>
      <w:color w:val="auto"/>
      <w:lang w:val="en-GB"/>
    </w:rPr>
  </w:style>
  <w:style w:type="character" w:customStyle="1" w:styleId="BodyTextIndent2Char">
    <w:name w:val="Body Text Indent 2 Char"/>
    <w:basedOn w:val="DefaultParagraphFont"/>
    <w:link w:val="BodyTextIndent2"/>
    <w:uiPriority w:val="99"/>
    <w:semiHidden/>
    <w:rsid w:val="00E815BE"/>
    <w:rPr>
      <w:rFonts w:eastAsiaTheme="minorHAnsi"/>
      <w:lang w:val="en-GB"/>
    </w:rPr>
  </w:style>
  <w:style w:type="paragraph" w:customStyle="1" w:styleId="Quote1">
    <w:name w:val="Quote1"/>
    <w:basedOn w:val="Normal"/>
    <w:next w:val="Normal"/>
    <w:uiPriority w:val="29"/>
    <w:qFormat/>
    <w:rsid w:val="00E815BE"/>
    <w:pPr>
      <w:spacing w:before="160" w:after="200"/>
      <w:jc w:val="center"/>
    </w:pPr>
    <w:rPr>
      <w:rFonts w:asciiTheme="minorHAnsi" w:eastAsiaTheme="minorHAnsi" w:hAnsiTheme="minorHAnsi"/>
      <w:i/>
      <w:iCs/>
      <w:color w:val="404040"/>
      <w:lang w:val="en-GB"/>
    </w:rPr>
  </w:style>
  <w:style w:type="character" w:customStyle="1" w:styleId="IntenseEmphasis1">
    <w:name w:val="Intense Emphasis1"/>
    <w:basedOn w:val="DefaultParagraphFont"/>
    <w:uiPriority w:val="21"/>
    <w:qFormat/>
    <w:rsid w:val="00E815BE"/>
    <w:rPr>
      <w:i/>
      <w:iCs/>
      <w:color w:val="0F4761"/>
    </w:rPr>
  </w:style>
  <w:style w:type="paragraph" w:customStyle="1" w:styleId="IntenseQuote1">
    <w:name w:val="Intense Quote1"/>
    <w:basedOn w:val="Normal"/>
    <w:next w:val="Normal"/>
    <w:uiPriority w:val="30"/>
    <w:qFormat/>
    <w:rsid w:val="00E815BE"/>
    <w:pPr>
      <w:pBdr>
        <w:top w:val="single" w:sz="4" w:space="10" w:color="0F4761"/>
        <w:bottom w:val="single" w:sz="4" w:space="10" w:color="0F4761"/>
      </w:pBdr>
      <w:spacing w:before="360" w:after="360"/>
      <w:ind w:left="864" w:right="864"/>
      <w:jc w:val="center"/>
    </w:pPr>
    <w:rPr>
      <w:rFonts w:asciiTheme="minorHAnsi" w:eastAsiaTheme="minorHAnsi" w:hAnsiTheme="minorHAnsi"/>
      <w:i/>
      <w:iCs/>
      <w:color w:val="0F4761"/>
      <w:lang w:val="en-GB"/>
    </w:rPr>
  </w:style>
  <w:style w:type="character" w:customStyle="1" w:styleId="IntenseReference1">
    <w:name w:val="Intense Reference1"/>
    <w:basedOn w:val="DefaultParagraphFont"/>
    <w:uiPriority w:val="32"/>
    <w:qFormat/>
    <w:rsid w:val="00E815BE"/>
    <w:rPr>
      <w:b/>
      <w:bCs/>
      <w:smallCaps/>
      <w:color w:val="0F4761"/>
      <w:spacing w:val="5"/>
    </w:rPr>
  </w:style>
  <w:style w:type="table" w:customStyle="1" w:styleId="DesignDocTable1">
    <w:name w:val="DesignDoc Table1"/>
    <w:basedOn w:val="TableNormal"/>
    <w:next w:val="ListTable3-Accent1"/>
    <w:uiPriority w:val="48"/>
    <w:rsid w:val="00E815BE"/>
    <w:pPr>
      <w:spacing w:after="0" w:line="240" w:lineRule="auto"/>
    </w:pPr>
    <w:rPr>
      <w:rFonts w:ascii="Calibri" w:eastAsiaTheme="minorHAnsi" w:hAnsi="Calibri"/>
      <w:sz w:val="24"/>
    </w:rPr>
    <w:tblPr>
      <w:tblStyleRowBandSize w:val="1"/>
      <w:tblStyleColBandSize w:val="1"/>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QuoteChar1">
    <w:name w:val="Quote Char1"/>
    <w:basedOn w:val="DefaultParagraphFont"/>
    <w:uiPriority w:val="29"/>
    <w:rsid w:val="00E815BE"/>
    <w:rPr>
      <w:i/>
      <w:iCs/>
      <w:color w:val="404040" w:themeColor="text1" w:themeTint="BF"/>
      <w:lang w:val="en-GB"/>
    </w:rPr>
  </w:style>
  <w:style w:type="character" w:customStyle="1" w:styleId="IntenseQuoteChar1">
    <w:name w:val="Intense Quote Char1"/>
    <w:basedOn w:val="DefaultParagraphFont"/>
    <w:uiPriority w:val="30"/>
    <w:rsid w:val="00E815BE"/>
    <w:rPr>
      <w:i/>
      <w:iCs/>
      <w:color w:val="4F81BD" w:themeColor="accent1"/>
      <w:lang w:val="en-GB"/>
    </w:rPr>
  </w:style>
  <w:style w:type="table" w:styleId="ListTable3-Accent1">
    <w:name w:val="List Table 3 Accent 1"/>
    <w:basedOn w:val="TableNormal"/>
    <w:uiPriority w:val="48"/>
    <w:rsid w:val="00E815BE"/>
    <w:pPr>
      <w:spacing w:after="0" w:line="240" w:lineRule="auto"/>
    </w:pPr>
    <w:rPr>
      <w:rFonts w:eastAsiaTheme="minorHAnsi"/>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TMLCode">
    <w:name w:val="HTML Code"/>
    <w:basedOn w:val="DefaultParagraphFont"/>
    <w:uiPriority w:val="99"/>
    <w:semiHidden/>
    <w:unhideWhenUsed/>
    <w:rsid w:val="00E815B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815BE"/>
    <w:rPr>
      <w:color w:val="800080" w:themeColor="followedHyperlink"/>
      <w:u w:val="single"/>
    </w:rPr>
  </w:style>
  <w:style w:type="character" w:customStyle="1" w:styleId="normaltextrun">
    <w:name w:val="normaltextrun"/>
    <w:basedOn w:val="DefaultParagraphFont"/>
    <w:rsid w:val="00E815BE"/>
  </w:style>
  <w:style w:type="character" w:customStyle="1" w:styleId="eop">
    <w:name w:val="eop"/>
    <w:basedOn w:val="DefaultParagraphFont"/>
    <w:rsid w:val="00E81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92706E6A59145A2FCE1F1A211356B" ma:contentTypeVersion="12" ma:contentTypeDescription="Create a new document." ma:contentTypeScope="" ma:versionID="332620a1848d1b2c126a4266b80a5426">
  <xsd:schema xmlns:xsd="http://www.w3.org/2001/XMLSchema" xmlns:xs="http://www.w3.org/2001/XMLSchema" xmlns:p="http://schemas.microsoft.com/office/2006/metadata/properties" xmlns:ns2="8ba3562d-c3cd-49ce-b7f9-fa67cc0e7676" xmlns:ns3="bec5c46b-53a3-4de2-a7d7-e245c4c09c6a" targetNamespace="http://schemas.microsoft.com/office/2006/metadata/properties" ma:root="true" ma:fieldsID="e71b66d045d73daa30dd4c1600aa7117" ns2:_="" ns3:_="">
    <xsd:import namespace="8ba3562d-c3cd-49ce-b7f9-fa67cc0e7676"/>
    <xsd:import namespace="bec5c46b-53a3-4de2-a7d7-e245c4c09c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3562d-c3cd-49ce-b7f9-fa67cc0e7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d8b53af-33e6-4a54-862b-b470f6017c0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c5c46b-53a3-4de2-a7d7-e245c4c09c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c0d1a5-a59a-4b5b-aab9-ff709cd56fef}" ma:internalName="TaxCatchAll" ma:showField="CatchAllData" ma:web="bec5c46b-53a3-4de2-a7d7-e245c4c09c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3562d-c3cd-49ce-b7f9-fa67cc0e7676">
      <Terms xmlns="http://schemas.microsoft.com/office/infopath/2007/PartnerControls"/>
    </lcf76f155ced4ddcb4097134ff3c332f>
    <TaxCatchAll xmlns="bec5c46b-53a3-4de2-a7d7-e245c4c09c6a" xsi:nil="true"/>
  </documentManagement>
</p:properties>
</file>

<file path=customXml/itemProps1.xml><?xml version="1.0" encoding="utf-8"?>
<ds:datastoreItem xmlns:ds="http://schemas.openxmlformats.org/officeDocument/2006/customXml" ds:itemID="{FAC1F0BE-36A2-4468-AB59-ADED9117D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3562d-c3cd-49ce-b7f9-fa67cc0e7676"/>
    <ds:schemaRef ds:uri="bec5c46b-53a3-4de2-a7d7-e245c4c09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1D0E1D3-B931-4C92-BCF9-48A7F0B5B7A7}">
  <ds:schemaRefs>
    <ds:schemaRef ds:uri="http://schemas.microsoft.com/sharepoint/v3/contenttype/forms"/>
  </ds:schemaRefs>
</ds:datastoreItem>
</file>

<file path=customXml/itemProps4.xml><?xml version="1.0" encoding="utf-8"?>
<ds:datastoreItem xmlns:ds="http://schemas.openxmlformats.org/officeDocument/2006/customXml" ds:itemID="{AEAE444F-96B2-4D7C-83D7-C4F2A8812580}">
  <ds:schemaRefs>
    <ds:schemaRef ds:uri="http://schemas.microsoft.com/office/2006/metadata/properties"/>
    <ds:schemaRef ds:uri="http://schemas.microsoft.com/office/infopath/2007/PartnerControls"/>
    <ds:schemaRef ds:uri="8ba3562d-c3cd-49ce-b7f9-fa67cc0e7676"/>
    <ds:schemaRef ds:uri="bec5c46b-53a3-4de2-a7d7-e245c4c09c6a"/>
  </ds:schemaRefs>
</ds:datastoreItem>
</file>

<file path=docMetadata/LabelInfo.xml><?xml version="1.0" encoding="utf-8"?>
<clbl:labelList xmlns:clbl="http://schemas.microsoft.com/office/2020/mipLabelMetadata">
  <clbl:label id="{a47336de-50a0-418e-a3a6-0d36f185f6d4}" enabled="0" method="" siteId="{a47336de-50a0-418e-a3a6-0d36f185f6d4}" removed="1"/>
</clbl:labelList>
</file>

<file path=docProps/app.xml><?xml version="1.0" encoding="utf-8"?>
<Properties xmlns="http://schemas.openxmlformats.org/officeDocument/2006/extended-properties" xmlns:vt="http://schemas.openxmlformats.org/officeDocument/2006/docPropsVTypes">
  <Template>Normal.dotm</Template>
  <TotalTime>504</TotalTime>
  <Pages>19</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Baptista Correia</cp:lastModifiedBy>
  <cp:revision>31</cp:revision>
  <dcterms:created xsi:type="dcterms:W3CDTF">2026-10-19T09:50:00Z</dcterms:created>
  <dcterms:modified xsi:type="dcterms:W3CDTF">2026-10-19T18:19:00Z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0x0101002C092706E6A59145A2FCE1F1A211356B</vt:lpwstr>
  </property>
  <property fmtid="{D5CDD505-2E9C-101B-9397-08002B2CF9AE}" pid="3" name="MediaServiceImageTags">
    <vt:lpwstr/>
  </property>
</Properties>
</file>